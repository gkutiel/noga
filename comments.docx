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A2E5E" w14:textId="4527E4C5" w:rsidR="004E4AA4" w:rsidRDefault="005F2B5F" w:rsidP="00996594">
      <w:pPr>
        <w:pStyle w:val="Title"/>
      </w:pPr>
      <w:r w:rsidRPr="005F2B5F">
        <w:t>Cost-Sensitive Electricity Demand</w:t>
      </w:r>
      <w:r>
        <w:t xml:space="preserve"> </w:t>
      </w:r>
      <w:r w:rsidRPr="005F2B5F">
        <w:t>Forecasting</w:t>
      </w:r>
      <w:r>
        <w:t xml:space="preserve"> </w:t>
      </w:r>
      <w:r w:rsidRPr="005F2B5F">
        <w:t>via Asymmetric Loss Optimisation</w:t>
      </w:r>
      <w:r>
        <w:t>:</w:t>
      </w:r>
      <w:r w:rsidR="00097103">
        <w:t xml:space="preserve"> </w:t>
      </w:r>
      <w:r w:rsidR="00097103" w:rsidRPr="00097103">
        <w:t>Beyond the Linear Newsvendor Framework</w:t>
      </w:r>
    </w:p>
    <w:p w14:paraId="19D68141" w14:textId="77777777" w:rsidR="00B429BA" w:rsidRDefault="00B429BA" w:rsidP="005F2B5F">
      <w:pPr>
        <w:rPr>
          <w:lang w:val="en-US" w:eastAsia="de-DE"/>
        </w:rPr>
      </w:pPr>
    </w:p>
    <w:p w14:paraId="1DACB61C" w14:textId="71EC701B" w:rsidR="008D7909" w:rsidRPr="00B429BA" w:rsidRDefault="00095630" w:rsidP="005F2B5F">
      <w:pPr>
        <w:rPr>
          <w:sz w:val="28"/>
          <w:szCs w:val="28"/>
          <w:vertAlign w:val="superscript"/>
          <w:lang w:val="en-US" w:eastAsia="de-DE"/>
        </w:rPr>
      </w:pPr>
      <w:r w:rsidRPr="00B429BA">
        <w:rPr>
          <w:sz w:val="28"/>
          <w:szCs w:val="28"/>
          <w:lang w:val="en-US" w:eastAsia="de-DE"/>
        </w:rPr>
        <w:t>Gilad Kutiel</w:t>
      </w:r>
    </w:p>
    <w:p w14:paraId="76ACB668" w14:textId="74A52A21" w:rsidR="00DD277B" w:rsidRDefault="008D7909" w:rsidP="00B429BA">
      <w:pPr>
        <w:rPr>
          <w:lang w:val="en-US" w:eastAsia="de-DE"/>
        </w:rPr>
      </w:pPr>
      <w:r>
        <w:rPr>
          <w:lang w:val="en-US" w:eastAsia="de-DE"/>
        </w:rPr>
        <w:t>Gilad.kutiel@gmail.com</w:t>
      </w:r>
      <w:r w:rsidR="00DD277B" w:rsidRPr="00DD277B">
        <w:rPr>
          <w:lang w:val="en-US" w:eastAsia="de-DE"/>
        </w:rPr>
        <w:t>; Technion Israel Institute of Technology, Technion City, Haifa, 3200003, Israel</w:t>
      </w:r>
    </w:p>
    <w:p w14:paraId="77F1FE13" w14:textId="77777777" w:rsidR="00B429BA" w:rsidRDefault="00B429BA" w:rsidP="00B429BA">
      <w:pPr>
        <w:rPr>
          <w:lang w:val="en-US" w:eastAsia="de-DE"/>
        </w:rPr>
      </w:pPr>
    </w:p>
    <w:p w14:paraId="0C63AE0B" w14:textId="33950BC9" w:rsidR="00B429BA" w:rsidRDefault="00B429BA" w:rsidP="00B429BA">
      <w:pPr>
        <w:rPr>
          <w:sz w:val="28"/>
          <w:szCs w:val="28"/>
          <w:lang w:val="en-US" w:eastAsia="de-DE"/>
        </w:rPr>
      </w:pPr>
      <w:r w:rsidRPr="00B429BA">
        <w:rPr>
          <w:sz w:val="28"/>
          <w:szCs w:val="28"/>
          <w:lang w:val="en-US" w:eastAsia="de-DE"/>
        </w:rPr>
        <w:t>Or Aleksandrowicz</w:t>
      </w:r>
    </w:p>
    <w:p w14:paraId="4A8B8D2E" w14:textId="39FE58D9" w:rsidR="00B429BA" w:rsidRDefault="00B429BA" w:rsidP="00B429BA">
      <w:pPr>
        <w:rPr>
          <w:lang w:val="en-US" w:eastAsia="de-DE"/>
        </w:rPr>
      </w:pPr>
      <w:r>
        <w:rPr>
          <w:lang w:val="en-US" w:eastAsia="de-DE"/>
        </w:rPr>
        <w:t>oraleks@technion.ac.il</w:t>
      </w:r>
      <w:r w:rsidRPr="00DD277B">
        <w:rPr>
          <w:lang w:val="en-US" w:eastAsia="de-DE"/>
        </w:rPr>
        <w:t>; Technion Israel Institute of Technology, Technion City, Haifa, 3200003, Israel</w:t>
      </w:r>
    </w:p>
    <w:p w14:paraId="0AE58882" w14:textId="77777777" w:rsidR="00B429BA" w:rsidRDefault="00B429BA" w:rsidP="00B429BA">
      <w:pPr>
        <w:rPr>
          <w:sz w:val="28"/>
          <w:szCs w:val="28"/>
          <w:lang w:val="en-US" w:eastAsia="de-DE"/>
        </w:rPr>
      </w:pPr>
    </w:p>
    <w:p w14:paraId="759EF204" w14:textId="33105F42" w:rsidR="004D6E19" w:rsidRPr="004D6E19" w:rsidRDefault="004D6E19" w:rsidP="00B429BA">
      <w:pPr>
        <w:rPr>
          <w:ins w:id="0" w:author="Or Aleksandrowicz" w:date="2026-08-08T22:07:00Z" w16du:dateUtc="2026-08-08T19:07:00Z"/>
          <w:sz w:val="32"/>
          <w:szCs w:val="32"/>
          <w:rtl/>
          <w:lang w:val="en-US" w:eastAsia="de-DE"/>
        </w:rPr>
      </w:pPr>
      <w:r w:rsidRPr="004D6E19">
        <w:rPr>
          <w:sz w:val="28"/>
          <w:szCs w:val="28"/>
          <w:lang w:val="en-US" w:eastAsia="de-DE"/>
        </w:rPr>
        <w:t>Avigdor Gal</w:t>
      </w:r>
    </w:p>
    <w:p w14:paraId="27192D1C" w14:textId="61EF1BB8" w:rsidR="004D6E19" w:rsidRDefault="00346022" w:rsidP="004D6E19">
      <w:pPr>
        <w:rPr>
          <w:lang w:val="en-US" w:eastAsia="de-DE"/>
        </w:rPr>
      </w:pPr>
      <w:r w:rsidRPr="00346022">
        <w:rPr>
          <w:lang w:val="en-US" w:eastAsia="de-DE"/>
        </w:rPr>
        <w:t>avigal@technion.ac.il</w:t>
      </w:r>
      <w:r w:rsidR="004D6E19" w:rsidRPr="00DD277B">
        <w:rPr>
          <w:lang w:val="en-US" w:eastAsia="de-DE"/>
        </w:rPr>
        <w:t>; Technion Israel Institute of Technology, Technion City, Haifa, 3200003, Israel</w:t>
      </w:r>
    </w:p>
    <w:p w14:paraId="39E96CD8" w14:textId="77777777" w:rsidR="00734F0B" w:rsidRDefault="00734F0B" w:rsidP="004D6E19">
      <w:pPr>
        <w:rPr>
          <w:b/>
          <w:bCs/>
          <w:lang w:val="en-US" w:eastAsia="de-DE"/>
        </w:rPr>
      </w:pPr>
    </w:p>
    <w:p w14:paraId="5BCA906B" w14:textId="0CC96318" w:rsidR="00734F0B" w:rsidRDefault="00734F0B" w:rsidP="004D6E19">
      <w:pPr>
        <w:rPr>
          <w:lang w:val="en-US" w:eastAsia="de-DE"/>
        </w:rPr>
      </w:pPr>
      <w:r w:rsidRPr="00734F0B">
        <w:rPr>
          <w:b/>
          <w:bCs/>
          <w:lang w:val="en-US" w:eastAsia="de-DE"/>
        </w:rPr>
        <w:t>A</w:t>
      </w:r>
      <w:r w:rsidRPr="00734F0B">
        <w:rPr>
          <w:b/>
          <w:bCs/>
          <w:lang w:val="en-US" w:eastAsia="de-DE"/>
        </w:rPr>
        <w:t>uthors’ contribution</w:t>
      </w:r>
      <w:r w:rsidRPr="00734F0B">
        <w:rPr>
          <w:lang w:val="en-US" w:eastAsia="de-DE"/>
        </w:rPr>
        <w:t>: GK, OA and AG designed research; GK conducted research and performed spatial and statistical analysis; and GK, OA and AG wrote the paper. GK has primary responsibility for final content. All authors read and approved the final manuscript.</w:t>
      </w:r>
    </w:p>
    <w:p w14:paraId="66DEA009" w14:textId="77777777" w:rsidR="00734F0B" w:rsidRDefault="00734F0B" w:rsidP="004D6E19">
      <w:pPr>
        <w:rPr>
          <w:lang w:val="en-US" w:eastAsia="de-DE"/>
        </w:rPr>
      </w:pPr>
    </w:p>
    <w:p w14:paraId="2696AF01" w14:textId="77777777" w:rsidR="00996594" w:rsidRDefault="00996594">
      <w:pPr>
        <w:spacing w:before="0" w:after="0" w:line="240" w:lineRule="auto"/>
        <w:jc w:val="left"/>
        <w:rPr>
          <w:lang w:val="en-US" w:eastAsia="de-DE"/>
        </w:rPr>
      </w:pPr>
      <w:r>
        <w:rPr>
          <w:lang w:val="en-US" w:eastAsia="de-DE"/>
        </w:rPr>
        <w:br w:type="page"/>
      </w:r>
    </w:p>
    <w:p w14:paraId="6A2190BD" w14:textId="20BD0653" w:rsidR="005F2B5F" w:rsidRDefault="00996594" w:rsidP="00996594">
      <w:pPr>
        <w:pStyle w:val="Title"/>
        <w:rPr>
          <w:lang w:eastAsia="de-DE"/>
        </w:rPr>
      </w:pPr>
      <w:r>
        <w:rPr>
          <w:lang w:eastAsia="de-DE"/>
        </w:rPr>
        <w:lastRenderedPageBreak/>
        <w:t>Abstract</w:t>
      </w:r>
    </w:p>
    <w:p w14:paraId="163346A0" w14:textId="77777777" w:rsidR="00DE7A20" w:rsidRDefault="00996594" w:rsidP="005F2B5F">
      <w:pPr>
        <w:rPr>
          <w:ins w:id="1" w:author="Or Aleksandrowicz" w:date="2026-08-08T22:05:00Z" w16du:dateUtc="2026-08-08T19:05:00Z"/>
          <w:lang w:val="en-US"/>
        </w:rPr>
      </w:pPr>
      <w:r>
        <w:t>Accurate electricity demand forecasting is critical for market participants in deregulated power markets, where procurement decisions must be made before actual demand is observed. Traditional forecasting approaches minimise symmetric loss functions such as mean squared error (MSE), which implicitly treat over- and under-prediction as equally costly. In practice</w:t>
      </w:r>
      <w:ins w:id="2" w:author="Or Aleksandrowicz" w:date="2026-08-08T20:22:00Z" w16du:dateUtc="2026-08-08T17:22:00Z">
        <w:r w:rsidR="00865D01">
          <w:t>,</w:t>
        </w:r>
      </w:ins>
      <w:r>
        <w:t xml:space="preserve"> the costs of under-predicting demand </w:t>
      </w:r>
      <w:del w:id="3" w:author="Or Aleksandrowicz" w:date="2026-08-08T20:23:00Z" w16du:dateUtc="2026-08-08T17:23:00Z">
        <w:r w:rsidDel="00782605">
          <w:delText xml:space="preserve">— </w:delText>
        </w:r>
      </w:del>
      <w:ins w:id="4" w:author="Or Aleksandrowicz" w:date="2026-08-08T20:23:00Z" w16du:dateUtc="2026-08-08T17:23:00Z">
        <w:r w:rsidR="00782605">
          <w:rPr>
            <w:lang w:val="en-US"/>
          </w:rPr>
          <w:t>-</w:t>
        </w:r>
        <w:r w:rsidR="00782605">
          <w:t xml:space="preserve"> </w:t>
        </w:r>
      </w:ins>
      <w:r>
        <w:t xml:space="preserve">triggering emergency reserve activation, load shedding, or costly real-time purchases </w:t>
      </w:r>
      <w:del w:id="5" w:author="Or Aleksandrowicz" w:date="2026-08-08T20:24:00Z" w16du:dateUtc="2026-08-08T17:24:00Z">
        <w:r w:rsidDel="00782605">
          <w:delText xml:space="preserve">— </w:delText>
        </w:r>
      </w:del>
      <w:ins w:id="6" w:author="Or Aleksandrowicz" w:date="2026-08-08T20:24:00Z" w16du:dateUtc="2026-08-08T17:24:00Z">
        <w:r w:rsidR="00782605">
          <w:rPr>
            <w:lang w:val="en-US"/>
          </w:rPr>
          <w:t>-</w:t>
        </w:r>
        <w:r w:rsidR="00782605">
          <w:t xml:space="preserve"> </w:t>
        </w:r>
      </w:ins>
      <w:r>
        <w:t xml:space="preserve">substantially exceed those of over-prediction. </w:t>
      </w:r>
    </w:p>
    <w:p w14:paraId="7B8E0D7C" w14:textId="58A93ED1" w:rsidR="0071543F" w:rsidRDefault="00996594" w:rsidP="005F2B5F">
      <w:pPr>
        <w:rPr>
          <w:ins w:id="7" w:author="Or Aleksandrowicz" w:date="2026-08-08T22:06:00Z" w16du:dateUtc="2026-08-08T19:06:00Z"/>
          <w:lang w:val="en-US"/>
        </w:rPr>
      </w:pPr>
      <w:r>
        <w:t xml:space="preserve">We formalise this asymmetry through an explicit cost function and incorporate it directly into the training objective, replacing symmetric loss functions with a cost-sensitive alternative. Concretely, we train a feedforward neural network with an asymmetric loss function that directly targets the cost-minimising prediction under the prevailing cost structure. Using a dataset of daily electricity demand in Israel spanning March 2023 to February 2026, augmented with meteorological data from three major cities, we evaluate our approach against MSE-trained baseline models. </w:t>
      </w:r>
      <w:del w:id="8" w:author="Or Aleksandrowicz" w:date="2026-08-08T20:23:00Z" w16du:dateUtc="2026-08-08T17:23:00Z">
        <w:r w:rsidDel="00865D01">
          <w:delText>Synthetic asymmetric cost functions are generated</w:delText>
        </w:r>
      </w:del>
      <w:ins w:id="9" w:author="Or Aleksandrowicz" w:date="2026-08-08T22:06:00Z" w16du:dateUtc="2026-08-08T19:06:00Z">
        <w:r w:rsidR="0071543F">
          <w:t>.</w:t>
        </w:r>
      </w:ins>
      <w:del w:id="10" w:author="Or Aleksandrowicz" w:date="2026-08-08T20:23:00Z" w16du:dateUtc="2026-08-08T17:23:00Z">
        <w:r w:rsidDel="00865D01">
          <w:delText xml:space="preserve"> </w:delText>
        </w:r>
      </w:del>
      <w:ins w:id="11" w:author="Or Aleksandrowicz" w:date="2026-08-08T20:23:00Z" w16du:dateUtc="2026-08-08T17:23:00Z">
        <w:r w:rsidR="00865D01">
          <w:t xml:space="preserve">We </w:t>
        </w:r>
      </w:ins>
      <w:ins w:id="12" w:author="Or Aleksandrowicz" w:date="2026-08-08T22:06:00Z" w16du:dateUtc="2026-08-08T19:06:00Z">
        <w:r w:rsidR="0071543F">
          <w:rPr>
            <w:lang w:val="en-US"/>
          </w:rPr>
          <w:t xml:space="preserve">then </w:t>
        </w:r>
      </w:ins>
      <w:ins w:id="13" w:author="Or Aleksandrowicz" w:date="2026-08-08T20:23:00Z" w16du:dateUtc="2026-08-08T17:23:00Z">
        <w:r w:rsidR="00865D01">
          <w:t xml:space="preserve">generate synthetic asymmetric cost functions </w:t>
        </w:r>
      </w:ins>
      <w:r>
        <w:t xml:space="preserve">to assess performance across a range of cost scenarios. </w:t>
      </w:r>
    </w:p>
    <w:p w14:paraId="6A6A3DFE" w14:textId="3149E975" w:rsidR="00996594" w:rsidRDefault="00996594" w:rsidP="005F2B5F">
      <w:pPr>
        <w:rPr>
          <w:ins w:id="14" w:author="Or Aleksandrowicz" w:date="2026-08-08T22:05:00Z" w16du:dateUtc="2026-08-08T19:05:00Z"/>
          <w:lang w:val="en-US"/>
        </w:rPr>
      </w:pPr>
      <w:r>
        <w:t xml:space="preserve">Our results demonstrate that cost-aware training leads to statistically significant reductions in operational cost compared to symmetric baselines, and that MSE is a poor surrogate for operational cost under asymmetric loss. We benchmark against the </w:t>
      </w:r>
      <w:r>
        <w:rPr>
          <w:i/>
          <w:iCs/>
        </w:rPr>
        <w:t>real</w:t>
      </w:r>
      <w:r>
        <w:t xml:space="preserve"> day-ahead forecasts published by the Israeli system operator Noga: although predictive accuracy was not our objective, our practical, open-source model improves on this operational forecast even under symmetric error metrics, while additionally delivering an economic benefit we argue is realistic to adopt.</w:t>
      </w:r>
    </w:p>
    <w:p w14:paraId="654B0D55" w14:textId="77777777" w:rsidR="0085101E" w:rsidRDefault="0085101E" w:rsidP="005F2B5F">
      <w:pPr>
        <w:rPr>
          <w:ins w:id="15" w:author="Or Aleksandrowicz" w:date="2026-08-08T22:05:00Z" w16du:dateUtc="2026-08-08T19:05:00Z"/>
          <w:lang w:val="en-US"/>
        </w:rPr>
      </w:pPr>
    </w:p>
    <w:p w14:paraId="56355133" w14:textId="4CE0412F" w:rsidR="005F2B5F" w:rsidRPr="005F2B5F" w:rsidRDefault="0085101E" w:rsidP="00FF68FE">
      <w:pPr>
        <w:rPr>
          <w:rtl/>
          <w:lang w:val="en-US" w:eastAsia="de-DE"/>
        </w:rPr>
      </w:pPr>
      <w:ins w:id="16" w:author="Or Aleksandrowicz" w:date="2026-08-08T22:05:00Z" w16du:dateUtc="2026-08-08T19:05:00Z">
        <w:r w:rsidRPr="0085101E">
          <w:rPr>
            <w:b/>
            <w:bCs/>
            <w:lang w:val="en-US"/>
            <w:rPrChange w:id="17" w:author="Or Aleksandrowicz" w:date="2026-08-08T22:05:00Z" w16du:dateUtc="2026-08-08T19:05:00Z">
              <w:rPr>
                <w:lang w:val="en-US"/>
              </w:rPr>
            </w:rPrChange>
          </w:rPr>
          <w:t>Keywords</w:t>
        </w:r>
        <w:r>
          <w:rPr>
            <w:lang w:val="en-US"/>
          </w:rPr>
          <w:t>: …</w:t>
        </w:r>
      </w:ins>
    </w:p>
    <w:p w14:paraId="698B57DA" w14:textId="77777777" w:rsidR="005F6C59" w:rsidRDefault="005F6C59">
      <w:pPr>
        <w:spacing w:before="0" w:after="0" w:line="240" w:lineRule="auto"/>
        <w:jc w:val="left"/>
        <w:rPr>
          <w:b/>
          <w:bCs/>
          <w:sz w:val="36"/>
          <w:szCs w:val="36"/>
          <w:lang w:val="en-US"/>
        </w:rPr>
      </w:pPr>
      <w:r>
        <w:br w:type="page"/>
      </w:r>
    </w:p>
    <w:p w14:paraId="1F3C0455" w14:textId="65257877" w:rsidR="00F3343A" w:rsidRDefault="00DE32ED" w:rsidP="00FC1AF7">
      <w:pPr>
        <w:pStyle w:val="Heading1"/>
        <w:numPr>
          <w:ilvl w:val="0"/>
          <w:numId w:val="19"/>
        </w:numPr>
      </w:pPr>
      <w:r>
        <w:lastRenderedPageBreak/>
        <w:t>Introduction</w:t>
      </w:r>
    </w:p>
    <w:p w14:paraId="41282DF4" w14:textId="07103F9B" w:rsidR="006830B8" w:rsidRDefault="006830B8" w:rsidP="00CE35A5">
      <w:pPr>
        <w:pStyle w:val="OpeningParagraph"/>
      </w:pPr>
      <w:bookmarkStart w:id="18" w:name="sec:intro"/>
      <w:r>
        <w:t>The modern electricity grid operates through wholesale markets in which producers and large consumers interact</w:t>
      </w:r>
      <w:r w:rsidR="000A6C2F">
        <w:t xml:space="preserve"> - </w:t>
      </w:r>
      <w:r>
        <w:t>directly or through a central operator</w:t>
      </w:r>
      <w:r w:rsidR="000A6C2F">
        <w:t xml:space="preserve"> - </w:t>
      </w:r>
      <w:r>
        <w:t>to determine how much power is generated and consumed. In a stylised day-ahead market, producers submit offers specifying the quantities of electricity they are willing to supply at various price points, while suppliers (and possibly a handful of very large consumers) submit corresponding demand bids. A system operator then clears the system by finding the price at which aggregate supply equals aggregate demand, setting a single clearing price for each settlement period (typically one hour). This mechanism promotes economic efficiency by rewarding low-cost producers and incentivising demand response</w:t>
      </w:r>
      <w:r w:rsidR="00E26F49">
        <w:t xml:space="preserve"> </w:t>
      </w:r>
      <w:r w:rsidR="00E26F49">
        <w:fldChar w:fldCharType="begin"/>
      </w:r>
      <w:r w:rsidR="00E21978">
        <w:instrText xml:space="preserve"> ADDIN EN.CITE &lt;EndNote&gt;&lt;Cite&gt;&lt;Author&gt;Stoft&lt;/Author&gt;&lt;Year&gt;2002&lt;/Year&gt;&lt;RecNum&gt;11148&lt;/RecNum&gt;&lt;DisplayText&gt;(Kirschen &amp;amp; Strbac, 2018; Stoft, 2002)&lt;/DisplayText&gt;&lt;record&gt;&lt;rec-number&gt;11148&lt;/rec-number&gt;&lt;foreign-keys&gt;&lt;key app="EN" db-id="xe0xrpetqz2ddle999axs9sqz5x9xaevww9v" timestamp="1785689423" guid="b793e8eb-81b4-4950-a3bd-cba387a4b400"&gt;11148&lt;/key&gt;&lt;/foreign-keys&gt;&lt;ref-type name="Book"&gt;6&lt;/ref-type&gt;&lt;contributors&gt;&lt;authors&gt;&lt;author&gt;Stoft, Steven&lt;/author&gt;&lt;/authors&gt;&lt;/contributors&gt;&lt;titles&gt;&lt;title&gt;Power System Economics: Designing Markets for Electricity&lt;/title&gt;&lt;/titles&gt;&lt;dates&gt;&lt;year&gt;2002&lt;/year&gt;&lt;/dates&gt;&lt;pub-location&gt;New York, NY&lt;/pub-location&gt;&lt;publisher&gt;IEEE Press&lt;/publisher&gt;&lt;urls&gt;&lt;/urls&gt;&lt;/record&gt;&lt;/Cite&gt;&lt;Cite&gt;&lt;Author&gt;Kirschen&lt;/Author&gt;&lt;Year&gt;2018&lt;/Year&gt;&lt;RecNum&gt;11142&lt;/RecNum&gt;&lt;record&gt;&lt;rec-number&gt;11142&lt;/rec-number&gt;&lt;foreign-keys&gt;&lt;key app="EN" db-id="xe0xrpetqz2ddle999axs9sqz5x9xaevww9v" timestamp="1785688107" guid="e2010542-e089-4d25-a359-497e2d5e16ea"&gt;11142&lt;/key&gt;&lt;/foreign-keys&gt;&lt;ref-type name="Book"&gt;6&lt;/ref-type&gt;&lt;contributors&gt;&lt;authors&gt;&lt;author&gt;Kirschen, Daniel&lt;/author&gt;&lt;author&gt;Strbac, Goran&lt;/author&gt;&lt;/authors&gt;&lt;/contributors&gt;&lt;titles&gt;&lt;title&gt;Fundamentals of Power System Economics&lt;/title&gt;&lt;/titles&gt;&lt;edition&gt;2nd&lt;/edition&gt;&lt;dates&gt;&lt;year&gt;2018&lt;/year&gt;&lt;/dates&gt;&lt;pub-location&gt;Chichester, UK&lt;/pub-location&gt;&lt;publisher&gt;John Wiley &amp;amp; Sons&lt;/publisher&gt;&lt;urls&gt;&lt;/urls&gt;&lt;/record&gt;&lt;/Cite&gt;&lt;/EndNote&gt;</w:instrText>
      </w:r>
      <w:r w:rsidR="00E26F49">
        <w:fldChar w:fldCharType="separate"/>
      </w:r>
      <w:r w:rsidR="00E21978">
        <w:rPr>
          <w:noProof/>
        </w:rPr>
        <w:t>(Kirschen &amp; Strbac, 2018; Stoft, 2002)</w:t>
      </w:r>
      <w:r w:rsidR="00E26F49">
        <w:fldChar w:fldCharType="end"/>
      </w:r>
      <w:r>
        <w:t>.</w:t>
      </w:r>
    </w:p>
    <w:p w14:paraId="3D77B219" w14:textId="2FFEE372" w:rsidR="006830B8" w:rsidRDefault="006830B8" w:rsidP="00A8558C">
      <w:pPr>
        <w:pStyle w:val="IndentParagraph"/>
      </w:pPr>
      <w:r>
        <w:t>Real markets differ considerably in how centralised this process is. The Israeli market, which is the setting of this study, is comparatively centralised: the system operator (</w:t>
      </w:r>
      <w:r w:rsidR="006A001F">
        <w:t>N</w:t>
      </w:r>
      <w:r w:rsidR="004961DB">
        <w:t>oga</w:t>
      </w:r>
      <w:r>
        <w:t>) forecasts national demand for each hour of the following day, and this day-ahead forecast</w:t>
      </w:r>
      <w:r w:rsidR="00F96009">
        <w:t xml:space="preserve"> -</w:t>
      </w:r>
      <w:r>
        <w:t>together with the resulting price signal</w:t>
      </w:r>
      <w:r w:rsidR="00CE341D">
        <w:t xml:space="preserve"> - </w:t>
      </w:r>
      <w:r>
        <w:t>determines how much electricity producers are scheduled to deliver in each settlement period. The process is therefore less the continuously cleared double auction of textbook descriptions and more a coordinated, forecast-driven dispatch. Regardless of the precise market design, however, the day-ahead demand forecast is the pivotal quantity: it is fixed before real-time demand is known, and its accuracy propagates directly into generation scheduling and price.</w:t>
      </w:r>
    </w:p>
    <w:p w14:paraId="33F8355C" w14:textId="7CA34CB1" w:rsidR="006830B8" w:rsidRDefault="006830B8" w:rsidP="00A8558C">
      <w:pPr>
        <w:pStyle w:val="IndentParagraph"/>
      </w:pPr>
      <w:r>
        <w:t xml:space="preserve">A central challenge in this architecture is that procurement decisions must be finalised a day in advance, before actual real-time demand is known. The accuracy of demand forecasts therefore directly affects the operational decisions and financial outcomes of all market participants. It remains an open question to what extent individual suppliers maintain their own demand models. A plausible account of current practice is that, once the operator publishes its day-ahead demand forecast, each supplier simply draws its own share from that forecast based on experience, and the market settles on a relatively stable price that is reasonable on average but may embed sizeable, systematic error margins. If so, </w:t>
      </w:r>
      <w:r>
        <w:lastRenderedPageBreak/>
        <w:t>more sophisticated forecasting</w:t>
      </w:r>
      <w:r w:rsidR="00327433">
        <w:t xml:space="preserve"> - </w:t>
      </w:r>
      <w:r>
        <w:t>whether by the suppliers or by the system operator</w:t>
      </w:r>
      <w:r w:rsidR="00327433">
        <w:t xml:space="preserve"> - </w:t>
      </w:r>
      <w:r>
        <w:t>could translate into lower retail prices, which is part of what motivates the present work.</w:t>
      </w:r>
    </w:p>
    <w:p w14:paraId="5423E0D0" w14:textId="06B838C6" w:rsidR="006830B8" w:rsidRDefault="006830B8" w:rsidP="00A8558C">
      <w:pPr>
        <w:pStyle w:val="IndentParagraph"/>
      </w:pPr>
      <w:r>
        <w:t xml:space="preserve">A system operator that accurately anticipates demand can procure the right amount of energy at competitive prices. Inaccurate forecasts, by contrast, force participants into costly corrective actions in the balancing or real-time markets, where prices can be dramatically different from day-ahead levels. It is worth stressing that these price differences arise from two distinct sources of uncertainty: errors in predicting </w:t>
      </w:r>
      <w:r>
        <w:rPr>
          <w:i/>
          <w:iCs/>
        </w:rPr>
        <w:t>demand</w:t>
      </w:r>
      <w:r>
        <w:t xml:space="preserve">, and errors in predicting available </w:t>
      </w:r>
      <w:r>
        <w:rPr>
          <w:i/>
          <w:iCs/>
        </w:rPr>
        <w:t>production capacity</w:t>
      </w:r>
      <w:r w:rsidR="00904B4A">
        <w:t xml:space="preserve"> - </w:t>
      </w:r>
      <w:r>
        <w:t>the latter being especially pronounced in systems that rely heavily on variable renewable generation such as solar and wind</w:t>
      </w:r>
      <w:r w:rsidR="00327433">
        <w:t xml:space="preserve"> </w:t>
      </w:r>
      <w:r w:rsidR="00327433">
        <w:fldChar w:fldCharType="begin"/>
      </w:r>
      <w:r w:rsidR="00327433">
        <w:instrText xml:space="preserve"> ADDIN EN.CITE &lt;EndNote&gt;&lt;Cite&gt;&lt;Author&gt;Morales&lt;/Author&gt;&lt;Year&gt;2014&lt;/Year&gt;&lt;RecNum&gt;11139&lt;/RecNum&gt;&lt;DisplayText&gt;(Morales et al., 2014)&lt;/DisplayText&gt;&lt;record&gt;&lt;rec-number&gt;11139&lt;/rec-number&gt;&lt;foreign-keys&gt;&lt;key app="EN" db-id="xe0xrpetqz2ddle999axs9sqz5x9xaevww9v" timestamp="1785688102" guid="02483802-540b-4d26-8004-ea23671425cd"&gt;11139&lt;/key&gt;&lt;/foreign-keys&gt;&lt;ref-type name="Book"&gt;6&lt;/ref-type&gt;&lt;contributors&gt;&lt;authors&gt;&lt;author&gt;Morales, Juan M.&lt;/author&gt;&lt;author&gt;Conejo, Antonio J.&lt;/author&gt;&lt;author&gt;Madsen, Henrik &lt;/author&gt;&lt;author&gt;Pinson, Pierre&lt;/author&gt;&lt;author&gt;Zugno, Marco&lt;/author&gt;&lt;/authors&gt;&lt;/contributors&gt;&lt;titles&gt;&lt;title&gt;Integrating Renewables in Electricity Markets: Operational Problems&lt;/title&gt;&lt;/titles&gt;&lt;dates&gt;&lt;year&gt;2014&lt;/year&gt;&lt;/dates&gt;&lt;pub-location&gt;New York, NY&lt;/pub-location&gt;&lt;publisher&gt;Springer&lt;/publisher&gt;&lt;urls&gt;&lt;/urls&gt;&lt;electronic-resource-num&gt;10.1007/978-1-4614-9411-9&lt;/electronic-resource-num&gt;&lt;/record&gt;&lt;/Cite&gt;&lt;/EndNote&gt;</w:instrText>
      </w:r>
      <w:r w:rsidR="00327433">
        <w:fldChar w:fldCharType="separate"/>
      </w:r>
      <w:r w:rsidR="00327433">
        <w:rPr>
          <w:noProof/>
        </w:rPr>
        <w:t>(Morales et al., 2014)</w:t>
      </w:r>
      <w:r w:rsidR="00327433">
        <w:fldChar w:fldCharType="end"/>
      </w:r>
      <w:r>
        <w:t>. This paper is concerned exclusively with the first source</w:t>
      </w:r>
      <w:ins w:id="19" w:author="Or Aleksandrowicz" w:date="2026-08-08T18:58:00Z" w16du:dateUtc="2026-08-08T15:58:00Z">
        <w:r w:rsidR="00904B4A">
          <w:t xml:space="preserve"> of </w:t>
        </w:r>
        <w:r w:rsidR="00710311">
          <w:t>differences</w:t>
        </w:r>
      </w:ins>
      <w:r>
        <w:t>, uncertainty in day-ahead demand; production-side uncertainty, while important, is outside our scope.</w:t>
      </w:r>
    </w:p>
    <w:p w14:paraId="7F7475F5" w14:textId="77777777" w:rsidR="006830B8" w:rsidRDefault="006830B8" w:rsidP="006830B8">
      <w:pPr>
        <w:pStyle w:val="Heading2"/>
      </w:pPr>
      <w:bookmarkStart w:id="20" w:name="_Toc236589738"/>
      <w:bookmarkStart w:id="21" w:name="asymmetric-costs-in-electricity-markets"/>
      <w:r>
        <w:t>Asymmetric Costs in Electricity Markets</w:t>
      </w:r>
      <w:bookmarkEnd w:id="20"/>
    </w:p>
    <w:p w14:paraId="31DE3583" w14:textId="77777777" w:rsidR="006830B8" w:rsidRDefault="006830B8" w:rsidP="00D63B60">
      <w:pPr>
        <w:pStyle w:val="OpeningParagraph"/>
      </w:pPr>
      <w:r>
        <w:t xml:space="preserve">A critical and often overlooked aspect of electricity demand forecasting is the </w:t>
      </w:r>
      <w:r>
        <w:rPr>
          <w:i/>
          <w:iCs/>
        </w:rPr>
        <w:t>asymmetry</w:t>
      </w:r>
      <w:r>
        <w:t xml:space="preserve"> of the costs associated with forecast errors. When demand is </w:t>
      </w:r>
      <w:r>
        <w:rPr>
          <w:i/>
          <w:iCs/>
        </w:rPr>
        <w:t>overestimated</w:t>
      </w:r>
      <w:r>
        <w:t>, the system operator or retailer procures more electricity than is ultimately needed. The excess supply can typically be sold back into the balancing market, curtailed, or stored (if storage is available), resulting in a relatively modest financial loss. In deregulated markets with well-functioning balancing mechanisms, the per-unit cost of over-procurement is generally bounded and predictable.</w:t>
      </w:r>
    </w:p>
    <w:p w14:paraId="34B79FA8" w14:textId="4332F460" w:rsidR="006830B8" w:rsidRDefault="006830B8" w:rsidP="00D63B60">
      <w:pPr>
        <w:pStyle w:val="IndentParagraph"/>
      </w:pPr>
      <w:r>
        <w:t xml:space="preserve">When demand is </w:t>
      </w:r>
      <w:r>
        <w:rPr>
          <w:i/>
          <w:iCs/>
        </w:rPr>
        <w:t>underestimated</w:t>
      </w:r>
      <w:r>
        <w:t>, the cost of error is usually much higher. The system operator must source additional electricity in the real-time market at short notice to prevent blackouts. Real-time prices are typically highly volatile and can spike to several multiples of the day-ahead price during periods of scarcity. In extreme cases, the system may lack sufficient reserve capacity to meet demand, triggering involuntary load shedding, emergency imports, or the activation of expensive peaking units. Beyond the direct financial costs, supply shortfalls carry significant reliability and regulatory implications</w:t>
      </w:r>
      <w:r w:rsidR="00837EFA">
        <w:t xml:space="preserve"> </w:t>
      </w:r>
      <w:r w:rsidR="00837EFA">
        <w:fldChar w:fldCharType="begin"/>
      </w:r>
      <w:r w:rsidR="00837EFA">
        <w:instrText xml:space="preserve"> ADDIN EN.CITE &lt;EndNote&gt;&lt;Cite&gt;&lt;Author&gt;Stoft&lt;/Author&gt;&lt;Year&gt;2002&lt;/Year&gt;&lt;RecNum&gt;11148&lt;/RecNum&gt;&lt;DisplayText&gt;(Kirschen &amp;amp; Strbac, 2018; Stoft, 2002)&lt;/DisplayText&gt;&lt;record&gt;&lt;rec-number&gt;11148&lt;/rec-number&gt;&lt;foreign-keys&gt;&lt;key app="EN" db-id="xe0xrpetqz2ddle999axs9sqz5x9xaevww9v" timestamp="1785689423" guid="b793e8eb-81b4-4950-a3bd-cba387a4b400"&gt;11148&lt;/key&gt;&lt;/foreign-keys&gt;&lt;ref-type name="Book"&gt;6&lt;/ref-type&gt;&lt;contributors&gt;&lt;authors&gt;&lt;author&gt;Stoft, Steven&lt;/author&gt;&lt;/authors&gt;&lt;/contributors&gt;&lt;titles&gt;&lt;title&gt;Power System Economics: Designing Markets for Electricity&lt;/title&gt;&lt;/titles&gt;&lt;dates&gt;&lt;year&gt;2002&lt;/year&gt;&lt;/dates&gt;&lt;pub-location&gt;New York, NY&lt;/pub-location&gt;&lt;publisher&gt;IEEE Press&lt;/publisher&gt;&lt;urls&gt;&lt;/urls&gt;&lt;/record&gt;&lt;/Cite&gt;&lt;Cite&gt;&lt;Author&gt;Kirschen&lt;/Author&gt;&lt;Year&gt;2018&lt;/Year&gt;&lt;RecNum&gt;11142&lt;/RecNum&gt;&lt;record&gt;&lt;rec-number&gt;11142&lt;/rec-number&gt;&lt;foreign-keys&gt;&lt;key app="EN" db-id="xe0xrpetqz2ddle999axs9sqz5x9xaevww9v" timestamp="1785688107" guid="e2010542-e089-4d25-a359-497e2d5e16ea"&gt;11142&lt;/key&gt;&lt;/foreign-keys&gt;&lt;ref-type name="Book"&gt;6&lt;/ref-type&gt;&lt;contributors&gt;&lt;authors&gt;&lt;author&gt;Kirschen, Daniel&lt;/author&gt;&lt;author&gt;Strbac, Goran&lt;/author&gt;&lt;/authors&gt;&lt;/contributors&gt;&lt;titles&gt;&lt;title&gt;Fundamentals of Power System Economics&lt;/title&gt;&lt;/titles&gt;&lt;edition&gt;2nd&lt;/edition&gt;&lt;dates&gt;&lt;year&gt;2018&lt;/year&gt;&lt;/dates&gt;&lt;pub-location&gt;Chichester, UK&lt;/pub-location&gt;&lt;publisher&gt;John Wiley &amp;amp; Sons&lt;/publisher&gt;&lt;urls&gt;&lt;/urls&gt;&lt;/record&gt;&lt;/Cite&gt;&lt;/EndNote&gt;</w:instrText>
      </w:r>
      <w:r w:rsidR="00837EFA">
        <w:fldChar w:fldCharType="separate"/>
      </w:r>
      <w:r w:rsidR="00837EFA">
        <w:rPr>
          <w:noProof/>
        </w:rPr>
        <w:t>(Kirschen &amp; Strbac, 2018; Stoft, 2002)</w:t>
      </w:r>
      <w:r w:rsidR="00837EFA">
        <w:fldChar w:fldCharType="end"/>
      </w:r>
      <w:r>
        <w:t>.</w:t>
      </w:r>
    </w:p>
    <w:p w14:paraId="0374CB4C" w14:textId="56B49864" w:rsidR="006830B8" w:rsidRDefault="006830B8" w:rsidP="00D63B60">
      <w:pPr>
        <w:pStyle w:val="IndentParagraph"/>
      </w:pPr>
      <w:r>
        <w:lastRenderedPageBreak/>
        <w:t xml:space="preserve">Empirical studies in various electricity markets suggest that the ratio of under-procurement costs to over-procurement costs, </w:t>
      </w:r>
      <m:oMath>
        <m:sSub>
          <m:sSubPr>
            <m:ctrlPr>
              <w:rPr>
                <w:rFonts w:ascii="Cambria Math" w:hAnsi="Cambria Math"/>
              </w:rPr>
            </m:ctrlPr>
          </m:sSubPr>
          <m:e>
            <m:r>
              <w:rPr>
                <w:rFonts w:ascii="Cambria Math" w:hAnsi="Cambria Math"/>
              </w:rPr>
              <m:t>c</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o</m:t>
            </m:r>
          </m:sub>
        </m:sSub>
      </m:oMath>
      <w:r>
        <w:t xml:space="preserve">, typically lies in the range </w:t>
      </w:r>
      <m:oMath>
        <m:d>
          <m:dPr>
            <m:begChr m:val="["/>
            <m:endChr m:val="]"/>
            <m:ctrlPr>
              <w:rPr>
                <w:rFonts w:ascii="Cambria Math" w:hAnsi="Cambria Math"/>
              </w:rPr>
            </m:ctrlPr>
          </m:dPr>
          <m:e>
            <m:r>
              <w:rPr>
                <w:rFonts w:ascii="Cambria Math" w:hAnsi="Cambria Math"/>
              </w:rPr>
              <m:t>5</m:t>
            </m:r>
            <m:r>
              <m:rPr>
                <m:sty m:val="p"/>
              </m:rPr>
              <w:rPr>
                <w:rFonts w:ascii="Cambria Math" w:hAnsi="Cambria Math"/>
              </w:rPr>
              <m:t>,</m:t>
            </m:r>
            <m:r>
              <w:rPr>
                <w:rFonts w:ascii="Cambria Math" w:hAnsi="Cambria Math"/>
              </w:rPr>
              <m:t> 20</m:t>
            </m:r>
          </m:e>
        </m:d>
      </m:oMath>
      <w:r>
        <w:t>, depending on market structure, regulatory context, and the availability of real-time resources</w:t>
      </w:r>
      <w:r w:rsidR="00D108BA">
        <w:t xml:space="preserve"> </w:t>
      </w:r>
      <w:r w:rsidR="00D108BA">
        <w:fldChar w:fldCharType="begin"/>
      </w:r>
      <w:r w:rsidR="00D108BA">
        <w:instrText xml:space="preserve"> ADDIN EN.CITE &lt;EndNote&gt;&lt;Cite&gt;&lt;Author&gt;Zhang&lt;/Author&gt;&lt;Year&gt;2022&lt;/Year&gt;&lt;RecNum&gt;5073&lt;/RecNum&gt;&lt;DisplayText&gt;(Zhang et al., 2022)&lt;/DisplayText&gt;&lt;record&gt;&lt;rec-number&gt;5073&lt;/rec-number&gt;&lt;foreign-keys&gt;&lt;key app="EN" db-id="xe0xrpetqz2ddle999axs9sqz5x9xaevww9v" timestamp="1780182787" guid="a614c8a6-7826-4f79-8595-203215e9e4d0"&gt;5073&lt;/key&gt;&lt;/foreign-keys&gt;&lt;ref-type name="Journal Article"&gt;17&lt;/ref-type&gt;&lt;contributors&gt;&lt;authors&gt;&lt;author&gt;Zhang, Jialun&lt;/author&gt;&lt;author&gt;Wang, Yi&lt;/author&gt;&lt;author&gt;Hug, Gabriela&lt;/author&gt;&lt;/authors&gt;&lt;/contributors&gt;&lt;titles&gt;&lt;title&gt;Cost-oriented load forecasting&lt;/title&gt;&lt;secondary-title&gt;Electric Power Systems Research&lt;/secondary-title&gt;&lt;/titles&gt;&lt;periodical&gt;&lt;full-title&gt;Electric Power Systems Research&lt;/full-title&gt;&lt;/periodical&gt;&lt;volume&gt;205&lt;/volume&gt;&lt;section&gt;107723&lt;/section&gt;&lt;dates&gt;&lt;year&gt;2022&lt;/year&gt;&lt;/dates&gt;&lt;isbn&gt;03787796&lt;/isbn&gt;&lt;urls&gt;&lt;/urls&gt;&lt;electronic-resource-num&gt;10.1016/j.epsr.2021.107723&lt;/electronic-resource-num&gt;&lt;/record&gt;&lt;/Cite&gt;&lt;/EndNote&gt;</w:instrText>
      </w:r>
      <w:r w:rsidR="00D108BA">
        <w:fldChar w:fldCharType="separate"/>
      </w:r>
      <w:r w:rsidR="00D108BA">
        <w:rPr>
          <w:noProof/>
        </w:rPr>
        <w:t>(Zhang et al., 2022)</w:t>
      </w:r>
      <w:r w:rsidR="00D108BA">
        <w:fldChar w:fldCharType="end"/>
      </w:r>
      <w:r>
        <w:t>. This asymmetry fundamentally changes the optimal forecasting problem: rather than seeking a prediction that minimises expected squared error, a rational market participant should seek a prediction that minimises expected asymmetric cost.</w:t>
      </w:r>
    </w:p>
    <w:p w14:paraId="32A7DF3A" w14:textId="69471C1A" w:rsidR="006830B8" w:rsidRDefault="006830B8" w:rsidP="00D63B60">
      <w:pPr>
        <w:pStyle w:val="IndentParagraph"/>
      </w:pPr>
      <w:r>
        <w:t>This decision-theoretic view has developed alongside a substantial body of work on electricity forecasting more broadly.</w:t>
      </w:r>
      <w:r w:rsidR="002A0860">
        <w:t xml:space="preserve"> </w:t>
      </w:r>
      <w:r w:rsidR="002A0860">
        <w:fldChar w:fldCharType="begin"/>
      </w:r>
      <w:r w:rsidR="002A0860">
        <w:instrText xml:space="preserve"> ADDIN EN.CITE &lt;EndNote&gt;&lt;Cite AuthorYear="1"&gt;&lt;Author&gt;Weron&lt;/Author&gt;&lt;Year&gt;2014&lt;/Year&gt;&lt;RecNum&gt;11136&lt;/RecNum&gt;&lt;DisplayText&gt;Weron (2014)&lt;/DisplayText&gt;&lt;record&gt;&lt;rec-number&gt;11136&lt;/rec-number&gt;&lt;foreign-keys&gt;&lt;key app="EN" db-id="xe0xrpetqz2ddle999axs9sqz5x9xaevww9v" timestamp="1785688094" guid="eea9c0ef-fdf8-429d-8e1d-533343c9220b"&gt;11136&lt;/key&gt;&lt;/foreign-keys&gt;&lt;ref-type name="Journal Article"&gt;17&lt;/ref-type&gt;&lt;contributors&gt;&lt;authors&gt;&lt;author&gt;Weron, Rafał&lt;/author&gt;&lt;/authors&gt;&lt;/contributors&gt;&lt;titles&gt;&lt;title&gt;Electricity price forecasting: A review of the state-of-the-art with a look into the future&lt;/title&gt;&lt;secondary-title&gt;International Journal of Forecasting&lt;/secondary-title&gt;&lt;/titles&gt;&lt;periodical&gt;&lt;full-title&gt;International Journal of Forecasting&lt;/full-title&gt;&lt;/periodical&gt;&lt;pages&gt;1030-1081&lt;/pages&gt;&lt;volume&gt;30&lt;/volume&gt;&lt;number&gt;4&lt;/number&gt;&lt;section&gt;1030&lt;/section&gt;&lt;dates&gt;&lt;year&gt;2014&lt;/year&gt;&lt;/dates&gt;&lt;isbn&gt;01692070&lt;/isbn&gt;&lt;urls&gt;&lt;/urls&gt;&lt;electronic-resource-num&gt;10.1016/j.ijforecast.2014.08.008&lt;/electronic-resource-num&gt;&lt;/record&gt;&lt;/Cite&gt;&lt;/EndNote&gt;</w:instrText>
      </w:r>
      <w:r w:rsidR="002A0860">
        <w:fldChar w:fldCharType="separate"/>
      </w:r>
      <w:r w:rsidR="002A0860">
        <w:rPr>
          <w:noProof/>
        </w:rPr>
        <w:t>Weron (2014)</w:t>
      </w:r>
      <w:r w:rsidR="002A0860">
        <w:fldChar w:fldCharType="end"/>
      </w:r>
      <w:r>
        <w:t xml:space="preserve"> provides a comprehensive review of the state of the art in electricity price forecasting, surveying statistical, machine-learning, and hybrid approaches. While its focus is on price rather than demand, the review highlights the central role of model selection, loss-function choice, and benchmark comparisons that also apply in the load-forecasting context.</w:t>
      </w:r>
    </w:p>
    <w:p w14:paraId="6D2B8BE2" w14:textId="14D5D2DB" w:rsidR="006830B8" w:rsidRDefault="006830B8" w:rsidP="00D63B60">
      <w:pPr>
        <w:pStyle w:val="IndentParagraph"/>
      </w:pPr>
      <w:r>
        <w:t xml:space="preserve"> </w:t>
      </w:r>
      <w:r w:rsidR="00BB77E5">
        <w:fldChar w:fldCharType="begin"/>
      </w:r>
      <w:r w:rsidR="00BB77E5">
        <w:instrText xml:space="preserve"> ADDIN EN.CITE &lt;EndNote&gt;&lt;Cite AuthorYear="1"&gt;&lt;Author&gt;Hong&lt;/Author&gt;&lt;Year&gt;2016&lt;/Year&gt;&lt;RecNum&gt;11145&lt;/RecNum&gt;&lt;DisplayText&gt;Hong and Fan (2016)&lt;/DisplayText&gt;&lt;record&gt;&lt;rec-number&gt;11145&lt;/rec-number&gt;&lt;foreign-keys&gt;&lt;key app="EN" db-id="xe0xrpetqz2ddle999axs9sqz5x9xaevww9v" timestamp="1785688118" guid="2f5ca26a-4ad0-41e8-9568-4c596332ef6e"&gt;11145&lt;/key&gt;&lt;/foreign-keys&gt;&lt;ref-type name="Journal Article"&gt;17&lt;/ref-type&gt;&lt;contributors&gt;&lt;authors&gt;&lt;author&gt;Hong, Tao&lt;/author&gt;&lt;author&gt;Fan, Shu&lt;/author&gt;&lt;/authors&gt;&lt;/contributors&gt;&lt;titles&gt;&lt;title&gt;Probabilistic electric load forecasting: A tutorial review&lt;/title&gt;&lt;secondary-title&gt;International Journal of Forecasting&lt;/secondary-title&gt;&lt;/titles&gt;&lt;periodical&gt;&lt;full-title&gt;International Journal of Forecasting&lt;/full-title&gt;&lt;/periodical&gt;&lt;pages&gt;914-938&lt;/pages&gt;&lt;volume&gt;32&lt;/volume&gt;&lt;number&gt;3&lt;/number&gt;&lt;section&gt;914&lt;/section&gt;&lt;dates&gt;&lt;year&gt;2016&lt;/year&gt;&lt;/dates&gt;&lt;isbn&gt;01692070&lt;/isbn&gt;&lt;urls&gt;&lt;/urls&gt;&lt;electronic-resource-num&gt;10.1016/j.ijforecast.2015.11.011&lt;/electronic-resource-num&gt;&lt;/record&gt;&lt;/Cite&gt;&lt;/EndNote&gt;</w:instrText>
      </w:r>
      <w:r w:rsidR="00BB77E5">
        <w:fldChar w:fldCharType="separate"/>
      </w:r>
      <w:r w:rsidR="00BB77E5">
        <w:rPr>
          <w:noProof/>
        </w:rPr>
        <w:t>Hong and Fan (2016)</w:t>
      </w:r>
      <w:r w:rsidR="00BB77E5">
        <w:fldChar w:fldCharType="end"/>
      </w:r>
      <w:r w:rsidR="00BB77E5">
        <w:t xml:space="preserve"> </w:t>
      </w:r>
      <w:r>
        <w:t>offer a tutorial review of probabilistic electric load forecasting, covering methods ranging from regression-based quantile estimation to ensemble and Bayesian approaches. Crucially, they argue that point forecasts are insufficient for operational decision-making and advocate for full predictive distributions or at least prediction intervals</w:t>
      </w:r>
      <w:r w:rsidR="00395496">
        <w:t xml:space="preserve"> - </w:t>
      </w:r>
      <w:r>
        <w:t>a view consistent with the quantile-forecasting objective we adopt.</w:t>
      </w:r>
    </w:p>
    <w:p w14:paraId="3AA258CF" w14:textId="7C002A24" w:rsidR="006830B8" w:rsidRDefault="006830B8" w:rsidP="00D63B60">
      <w:pPr>
        <w:pStyle w:val="IndentParagraph"/>
      </w:pPr>
      <w:r>
        <w:t>The practical importance of probabilistic evaluation metrics, and of the pinball loss in particular, was cemented by the Global Energy Forecasting Competition 2014</w:t>
      </w:r>
      <w:r w:rsidR="006C6CAD">
        <w:t xml:space="preserve"> </w:t>
      </w:r>
      <w:r>
        <w:t> </w:t>
      </w:r>
      <w:r w:rsidR="004F1328">
        <w:fldChar w:fldCharType="begin"/>
      </w:r>
      <w:r w:rsidR="004F1328">
        <w:instrText xml:space="preserve"> ADDIN EN.CITE &lt;EndNote&gt;&lt;Cite&gt;&lt;Author&gt;Hong&lt;/Author&gt;&lt;Year&gt;2016&lt;/Year&gt;&lt;RecNum&gt;11144&lt;/RecNum&gt;&lt;DisplayText&gt;(Hong et al., 2016)&lt;/DisplayText&gt;&lt;record&gt;&lt;rec-number&gt;11144&lt;/rec-number&gt;&lt;foreign-keys&gt;&lt;key app="EN" db-id="xe0xrpetqz2ddle999axs9sqz5x9xaevww9v" timestamp="1785688114" guid="8cc318a7-3940-47ee-9ea9-753f8086714b"&gt;11144&lt;/key&gt;&lt;/foreign-keys&gt;&lt;ref-type name="Journal Article"&gt;17&lt;/ref-type&gt;&lt;contributors&gt;&lt;authors&gt;&lt;author&gt;Hong, Tao&lt;/author&gt;&lt;author&gt;Pinson, Pierre&lt;/author&gt;&lt;author&gt;Fan, Shu&lt;/author&gt;&lt;author&gt;Zareipour, Hamidreza&lt;/author&gt;&lt;author&gt;Troccoli, Alberto&lt;/author&gt;&lt;author&gt;Hyndman, Rob J.&lt;/author&gt;&lt;/authors&gt;&lt;/contributors&gt;&lt;titles&gt;&lt;title&gt;Probabilistic energy forecasting: Global Energy Forecasting Competition 2014 and beyond&lt;/title&gt;&lt;secondary-title&gt;International Journal of Forecasting&lt;/secondary-title&gt;&lt;/titles&gt;&lt;periodical&gt;&lt;full-title&gt;International Journal of Forecasting&lt;/full-title&gt;&lt;/periodical&gt;&lt;pages&gt;896-913&lt;/pages&gt;&lt;volume&gt;32&lt;/volume&gt;&lt;number&gt;3&lt;/number&gt;&lt;section&gt;896&lt;/section&gt;&lt;dates&gt;&lt;year&gt;2016&lt;/year&gt;&lt;/dates&gt;&lt;isbn&gt;01692070&lt;/isbn&gt;&lt;urls&gt;&lt;/urls&gt;&lt;electronic-resource-num&gt;10.1016/j.ijforecast.2016.02.001&lt;/electronic-resource-num&gt;&lt;/record&gt;&lt;/Cite&gt;&lt;/EndNote&gt;</w:instrText>
      </w:r>
      <w:r w:rsidR="004F1328">
        <w:fldChar w:fldCharType="separate"/>
      </w:r>
      <w:r w:rsidR="004F1328">
        <w:rPr>
          <w:noProof/>
        </w:rPr>
        <w:t>(Hong et al., 2016)</w:t>
      </w:r>
      <w:r w:rsidR="004F1328">
        <w:fldChar w:fldCharType="end"/>
      </w:r>
      <w:r>
        <w:t>. GEFCom2014 was the first major forecasting competition to use pinball loss as its primary scoring rule across the electricity load, price, wind, and solar tracks. It established pinball loss as a community standard and demonstrated that models explicitly optimised for quantile accuracy substantially outperform those adjusted only post-hoc.</w:t>
      </w:r>
    </w:p>
    <w:p w14:paraId="0135D2D9" w14:textId="38988469" w:rsidR="006830B8" w:rsidRDefault="006830B8" w:rsidP="00D63B60">
      <w:pPr>
        <w:pStyle w:val="IndentParagraph"/>
      </w:pPr>
      <w:r>
        <w:t xml:space="preserve">Despite the theoretical clarity of this framing, </w:t>
      </w:r>
      <w:del w:id="22" w:author="Or Aleksandrowicz" w:date="2026-08-08T19:06:00Z" w16du:dateUtc="2026-08-08T16:06:00Z">
        <w:r w:rsidDel="00556A3B">
          <w:delText>the majority of</w:delText>
        </w:r>
      </w:del>
      <w:ins w:id="23" w:author="Or Aleksandrowicz" w:date="2026-08-08T19:06:00Z" w16du:dateUtc="2026-08-08T16:06:00Z">
        <w:r w:rsidR="00556A3B">
          <w:t>most</w:t>
        </w:r>
      </w:ins>
      <w:r>
        <w:t xml:space="preserve"> practical forecasting systems in electricity markets continue to use symmetric loss functions</w:t>
      </w:r>
      <w:r w:rsidR="00556A3B">
        <w:t xml:space="preserve"> - </w:t>
      </w:r>
      <w:r>
        <w:t xml:space="preserve">most commonly </w:t>
      </w:r>
      <w:ins w:id="24" w:author="Or Aleksandrowicz" w:date="2026-08-08T20:23:00Z" w16du:dateUtc="2026-08-08T17:23:00Z">
        <w:r w:rsidR="00865D01">
          <w:t>mean squared error (</w:t>
        </w:r>
      </w:ins>
      <w:r>
        <w:t>MSE</w:t>
      </w:r>
      <w:ins w:id="25" w:author="Or Aleksandrowicz" w:date="2026-08-08T20:23:00Z" w16du:dateUtc="2026-08-08T17:23:00Z">
        <w:r w:rsidR="00865D01">
          <w:t>)</w:t>
        </w:r>
      </w:ins>
      <w:r>
        <w:t xml:space="preserve"> or mean absolute error (MAE</w:t>
      </w:r>
      <w:r w:rsidR="003B73D7">
        <w:t xml:space="preserve">) - </w:t>
      </w:r>
      <w:r>
        <w:t xml:space="preserve">both for training predictive models and for evaluating their performance. This disconnect between training objective and </w:t>
      </w:r>
      <w:r>
        <w:lastRenderedPageBreak/>
        <w:t>operational cost constitutes a systematic source of suboptimality that has received growing attention in the academic literature</w:t>
      </w:r>
      <w:r w:rsidR="004A5853">
        <w:t xml:space="preserve"> </w:t>
      </w:r>
      <w:r w:rsidR="004A5853">
        <w:fldChar w:fldCharType="begin">
          <w:fldData xml:space="preserve">PEVuZE5vdGU+PENpdGU+PEF1dGhvcj5XYW5nPC9BdXRob3I+PFllYXI+MjAxOTwvWWVhcj48UmVj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</w:fldData>
        </w:fldChar>
      </w:r>
      <w:r w:rsidR="008863FE">
        <w:instrText xml:space="preserve"> ADDIN EN.CITE </w:instrText>
      </w:r>
      <w:r w:rsidR="008863FE">
        <w:fldChar w:fldCharType="begin">
          <w:fldData xml:space="preserve">PEVuZE5vdGU+PENpdGU+PEF1dGhvcj5XYW5nPC9BdXRob3I+PFllYXI+MjAxOTwvWWVhcj48UmVj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</w:fldData>
        </w:fldChar>
      </w:r>
      <w:r w:rsidR="008863FE">
        <w:instrText xml:space="preserve"> ADDIN EN.CITE.DATA </w:instrText>
      </w:r>
      <w:r w:rsidR="008863FE">
        <w:fldChar w:fldCharType="end"/>
      </w:r>
      <w:r w:rsidR="004A5853">
        <w:fldChar w:fldCharType="separate"/>
      </w:r>
      <w:r w:rsidR="008863FE">
        <w:rPr>
          <w:noProof/>
        </w:rPr>
        <w:t>(Lin et al., 2020; Wang et al., 2019; Wu et al., 2021; Zhang et al., 2022)</w:t>
      </w:r>
      <w:r w:rsidR="004A5853">
        <w:fldChar w:fldCharType="end"/>
      </w:r>
      <w:r>
        <w:t xml:space="preserve"> but has yet to see widespread adoption in practice.</w:t>
      </w:r>
    </w:p>
    <w:p w14:paraId="08E6738D" w14:textId="77777777" w:rsidR="006830B8" w:rsidRDefault="006830B8" w:rsidP="006830B8">
      <w:pPr>
        <w:pStyle w:val="Heading2"/>
      </w:pPr>
      <w:bookmarkStart w:id="26" w:name="_Toc236589739"/>
      <w:bookmarkStart w:id="27" w:name="Xfcabc1aff1b9de3c290d1e3a55c141038b0760b"/>
      <w:bookmarkEnd w:id="21"/>
      <w:r>
        <w:t>Cost-Oriented and Asymmetric Learning for Load Forecasting</w:t>
      </w:r>
      <w:bookmarkEnd w:id="26"/>
    </w:p>
    <w:p w14:paraId="0BEB9BDA" w14:textId="001C5C55" w:rsidR="006830B8" w:rsidRDefault="006830B8" w:rsidP="008F5170">
      <w:pPr>
        <w:pStyle w:val="OpeningParagraph"/>
      </w:pPr>
      <w:r>
        <w:t xml:space="preserve">The theoretical foundation for prediction under asymmetric costs was laid by </w:t>
      </w:r>
      <w:r w:rsidR="00294FD5">
        <w:fldChar w:fldCharType="begin"/>
      </w:r>
      <w:r w:rsidR="00294FD5">
        <w:instrText xml:space="preserve"> ADDIN EN.CITE &lt;EndNote&gt;&lt;Cite AuthorYear="1"&gt;&lt;Author&gt;Koenker&lt;/Author&gt;&lt;Year&gt;1978&lt;/Year&gt;&lt;RecNum&gt;11141&lt;/RecNum&gt;&lt;DisplayText&gt;Koenker and Bassett (1978)&lt;/DisplayText&gt;&lt;record&gt;&lt;rec-number&gt;11141&lt;/rec-number&gt;&lt;foreign-keys&gt;&lt;key app="EN" db-id="xe0xrpetqz2ddle999axs9sqz5x9xaevww9v" timestamp="1785688106" guid="f65ddcf5-58d4-4676-a8a6-7fcd0e5b5a0b"&gt;11141&lt;/key&gt;&lt;/foreign-keys&gt;&lt;ref-type name="Journal Article"&gt;17&lt;/ref-type&gt;&lt;contributors&gt;&lt;authors&gt;&lt;author&gt;Koenker, Roger&lt;/author&gt;&lt;author&gt;Bassett, Gilbert&lt;/author&gt;&lt;/authors&gt;&lt;/contributors&gt;&lt;titles&gt;&lt;title&gt;Regression Quantiles&lt;/title&gt;&lt;secondary-title&gt;Econometrica&lt;/secondary-title&gt;&lt;/titles&gt;&lt;periodical&gt;&lt;full-title&gt;Econometrica&lt;/full-title&gt;&lt;/periodical&gt;&lt;volume&gt;46&lt;/volume&gt;&lt;number&gt;1&lt;/number&gt;&lt;section&gt;33&lt;/section&gt;&lt;dates&gt;&lt;year&gt;1978&lt;/year&gt;&lt;/dates&gt;&lt;isbn&gt;00129682&lt;/isbn&gt;&lt;urls&gt;&lt;/urls&gt;&lt;electronic-resource-num&gt;10.2307/1913643&lt;/electronic-resource-num&gt;&lt;/record&gt;&lt;/Cite&gt;&lt;/EndNote&gt;</w:instrText>
      </w:r>
      <w:r w:rsidR="00294FD5">
        <w:fldChar w:fldCharType="separate"/>
      </w:r>
      <w:r w:rsidR="00294FD5">
        <w:rPr>
          <w:noProof/>
        </w:rPr>
        <w:t>Koenker and Bassett (1978)</w:t>
      </w:r>
      <w:r w:rsidR="00294FD5">
        <w:fldChar w:fldCharType="end"/>
      </w:r>
      <w:r>
        <w:t xml:space="preserve">, who introduced </w:t>
      </w:r>
      <w:r>
        <w:rPr>
          <w:i/>
          <w:iCs/>
        </w:rPr>
        <w:t>regression quantiles</w:t>
      </w:r>
      <w:r>
        <w:t xml:space="preserve"> as a natural generalisation of sample quantiles to the linear model. They showed that minimising the asymmetric pinball loss (equivalently, the “check function”) yields an estimator of the conditional </w:t>
      </w:r>
      <m:oMath>
        <m:r>
          <w:rPr>
            <w:rFonts w:ascii="Cambria Math" w:hAnsi="Cambria Math"/>
          </w:rPr>
          <m:t>τ</m:t>
        </m:r>
      </m:oMath>
      <w:r>
        <w:t>-quantile of the response, and established its asymptotic properties. This result directly underpins our use of a cost-sensitive asymmetric loss function</w:t>
      </w:r>
      <w:r w:rsidR="0051339D">
        <w:t xml:space="preserve"> - </w:t>
      </w:r>
      <w:r>
        <w:t>instantiated as a non-linear variant of the pinball loss</w:t>
      </w:r>
      <w:r w:rsidR="0051339D">
        <w:t xml:space="preserve"> - </w:t>
      </w:r>
      <w:r>
        <w:t>as the training objective for day-ahead demand forecasting.</w:t>
      </w:r>
    </w:p>
    <w:p w14:paraId="68C6BEF1" w14:textId="048F65CB" w:rsidR="006830B8" w:rsidRDefault="0051339D" w:rsidP="008F5170">
      <w:pPr>
        <w:pStyle w:val="IndentParagraph"/>
      </w:pPr>
      <w:r>
        <w:fldChar w:fldCharType="begin"/>
      </w:r>
      <w:r>
        <w:instrText xml:space="preserve"> ADDIN EN.CITE &lt;EndNote&gt;&lt;Cite AuthorYear="1"&gt;&lt;Author&gt;Christoffersen&lt;/Author&gt;&lt;Year&gt;2009&lt;/Year&gt;&lt;RecNum&gt;11146&lt;/RecNum&gt;&lt;DisplayText&gt;Christoffersen and Diebold (2009)&lt;/DisplayText&gt;&lt;record&gt;&lt;rec-number&gt;11146&lt;/rec-number&gt;&lt;foreign-keys&gt;&lt;key app="EN" db-id="xe0xrpetqz2ddle999axs9sqz5x9xaevww9v" timestamp="1785688122" guid="8ad261bf-efc7-4caf-b821-55488f2488d1"&gt;11146&lt;/key&gt;&lt;/foreign-keys&gt;&lt;ref-type name="Journal Article"&gt;17&lt;/ref-type&gt;&lt;contributors&gt;&lt;authors&gt;&lt;author&gt;Christoffersen, Peter F.&lt;/author&gt;&lt;author&gt;Diebold, Francis X.&lt;/author&gt;&lt;/authors&gt;&lt;/contributors&gt;&lt;titles&gt;&lt;title&gt;Optimal Prediction Under Asymmetric Loss&lt;/title&gt;&lt;secondary-title&gt;Econometric Theory&lt;/secondary-title&gt;&lt;/titles&gt;&lt;periodical&gt;&lt;full-title&gt;Econometric Theory&lt;/full-title&gt;&lt;/periodical&gt;&lt;pages&gt;808-817&lt;/pages&gt;&lt;volume&gt;13&lt;/volume&gt;&lt;number&gt;6&lt;/number&gt;&lt;section&gt;808&lt;/section&gt;&lt;dates&gt;&lt;year&gt;2009&lt;/year&gt;&lt;/dates&gt;&lt;isbn&gt;0266-4666&amp;#xD;1469-4360&lt;/isbn&gt;&lt;urls&gt;&lt;/urls&gt;&lt;electronic-resource-num&gt;10.1017/s0266466600006277&lt;/electronic-resource-num&gt;&lt;/record&gt;&lt;/Cite&gt;&lt;/EndNote&gt;</w:instrText>
      </w:r>
      <w:r>
        <w:fldChar w:fldCharType="separate"/>
      </w:r>
      <w:r>
        <w:rPr>
          <w:noProof/>
        </w:rPr>
        <w:t>Christoffersen and Diebold (2009)</w:t>
      </w:r>
      <w:r>
        <w:fldChar w:fldCharType="end"/>
      </w:r>
      <w:r w:rsidR="006830B8">
        <w:t xml:space="preserve"> provided the corresponding decision-theoretic foundation. They showed that under a general asymmetric loss function the optimal point forecast is </w:t>
      </w:r>
      <w:r w:rsidR="006830B8">
        <w:rPr>
          <w:i/>
          <w:iCs/>
        </w:rPr>
        <w:t>biased</w:t>
      </w:r>
      <w:r w:rsidR="006830B8">
        <w:t>, and that the optimal amount of bias is time-varying and depends on higher-order conditional moments such as conditional variance. In particular, their analysis implies that any forecast trained with a symmetric objective (e.g. MSE) will be systematically suboptimal when the true cost structure is asymmetric, even if the conditional mean is estimated perfectly.</w:t>
      </w:r>
    </w:p>
    <w:p w14:paraId="1C631E63" w14:textId="77777777" w:rsidR="005957E2" w:rsidRDefault="006830B8" w:rsidP="003F7482">
      <w:pPr>
        <w:pStyle w:val="IndentParagraph"/>
      </w:pPr>
      <w:r>
        <w:t>Building on these foundations, a more recent line of work addresses the mismatch between symmetric training objectives and asymmetric operational costs directly in the electricity setting, embedding the cost asymmetry into the learning objective itself rather than correcting for it after the</w:t>
      </w:r>
      <w:r w:rsidR="00552398">
        <w:t xml:space="preserve"> fact. </w:t>
      </w:r>
    </w:p>
    <w:p w14:paraId="1F96FA2A" w14:textId="77777777" w:rsidR="00EB0396" w:rsidRDefault="002477AF" w:rsidP="00EB0396">
      <w:pPr>
        <w:pStyle w:val="IndentParagraph"/>
      </w:pPr>
      <w:r>
        <w:fldChar w:fldCharType="begin"/>
      </w:r>
      <w:r>
        <w:instrText xml:space="preserve"> ADDIN EN.CITE &lt;EndNote&gt;&lt;Cite AuthorYear="1"&gt;&lt;Author&gt;Wang&lt;/Author&gt;&lt;Year&gt;2019&lt;/Year&gt;&lt;RecNum&gt;11137&lt;/RecNum&gt;&lt;DisplayText&gt;Wang et al. (2019)&lt;/DisplayText&gt;&lt;record&gt;&lt;rec-number&gt;11137&lt;/rec-number&gt;&lt;foreign-keys&gt;&lt;key app="EN" db-id="xe0xrpetqz2ddle999axs9sqz5x9xaevww9v" timestamp="1785688099" guid="640a1f41-2062-4867-8aa9-47e290c6f411"&gt;11137&lt;/key&gt;&lt;/foreign-keys&gt;&lt;ref-type name="Journal Article"&gt;17&lt;/ref-type&gt;&lt;contributors&gt;&lt;authors&gt;&lt;author&gt;Wang, Yi&lt;/author&gt;&lt;author&gt;Gan, Dahua&lt;/author&gt;&lt;author&gt;Sun, Mingyang&lt;/author&gt;&lt;author&gt;Zhang, Ning&lt;/author&gt;&lt;author&gt;Lu, Zongxiang&lt;/author&gt;&lt;author&gt;Kang, Chongqing&lt;/author&gt;&lt;/authors&gt;&lt;/contributors&gt;&lt;titles&gt;&lt;title&gt;Probabilistic individual load forecasting using pinball loss guided LSTM&lt;/title&gt;&lt;secondary-title&gt;Applied Energy&lt;/secondary-title&gt;&lt;/titles&gt;&lt;periodical&gt;&lt;full-title&gt;Applied Energy&lt;/full-title&gt;&lt;/periodical&gt;&lt;pages&gt;10-20&lt;/pages&gt;&lt;volume&gt;235&lt;/volume&gt;&lt;section&gt;10&lt;/section&gt;&lt;dates&gt;&lt;year&gt;2019&lt;/year&gt;&lt;/dates&gt;&lt;isbn&gt;03062619&lt;/isbn&gt;&lt;urls&gt;&lt;/urls&gt;&lt;electronic-resource-num&gt;10.1016/j.apenergy.2018.10.078&lt;/electronic-resource-num&gt;&lt;/record&gt;&lt;/Cite&gt;&lt;/EndNote&gt;</w:instrText>
      </w:r>
      <w:r>
        <w:fldChar w:fldCharType="separate"/>
      </w:r>
      <w:r>
        <w:rPr>
          <w:noProof/>
        </w:rPr>
        <w:t>Wang et al. (2019)</w:t>
      </w:r>
      <w:r>
        <w:fldChar w:fldCharType="end"/>
      </w:r>
      <w:r>
        <w:t xml:space="preserve"> </w:t>
      </w:r>
      <w:r w:rsidR="00552398">
        <w:t>t</w:t>
      </w:r>
      <w:r w:rsidR="00C54660">
        <w:t>rain</w:t>
      </w:r>
      <w:ins w:id="28" w:author="Or Aleksandrowicz" w:date="2026-08-08T20:30:00Z" w16du:dateUtc="2026-08-08T17:30:00Z">
        <w:r w:rsidR="00AA487D">
          <w:t>ed</w:t>
        </w:r>
      </w:ins>
      <w:r w:rsidR="00C54660">
        <w:t xml:space="preserve"> a</w:t>
      </w:r>
      <w:r w:rsidR="006830B8">
        <w:t xml:space="preserve"> Long Short-Term Memory (LSTM) network directly with the pinball loss to produce probabilistic individual load forecasts. By guiding the network to minimise </w:t>
      </w:r>
      <m:oMath>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L</m:t>
                </m:r>
              </m:e>
              <m:sub>
                <m:r>
                  <w:rPr>
                    <w:rFonts w:ascii="Cambria Math" w:hAnsi="Cambria Math"/>
                  </w:rPr>
                  <m:t>τ</m:t>
                </m:r>
              </m:sub>
            </m:sSub>
          </m:e>
        </m:d>
      </m:oMath>
      <w:r w:rsidR="006830B8">
        <w:t xml:space="preserve"> rather than MSE, their approach yields calibrated quantile predictions without requiring post-hoc quantile regression on the residuals. Their results show improved reliability and sharpness compared to symmetric-loss baselines</w:t>
      </w:r>
      <w:r w:rsidR="00EB0396">
        <w:t xml:space="preserve">. </w:t>
      </w:r>
    </w:p>
    <w:p w14:paraId="77A04364" w14:textId="77777777" w:rsidR="000908CC" w:rsidRDefault="007F3181" w:rsidP="000908CC">
      <w:pPr>
        <w:pStyle w:val="IndentParagraph"/>
      </w:pPr>
      <w:r>
        <w:lastRenderedPageBreak/>
        <w:fldChar w:fldCharType="begin"/>
      </w:r>
      <w:r>
        <w:instrText xml:space="preserve"> ADDIN EN.CITE &lt;EndNote&gt;&lt;Cite AuthorYear="1"&gt;&lt;Author&gt;Lin&lt;/Author&gt;&lt;Year&gt;2020&lt;/Year&gt;&lt;RecNum&gt;11140&lt;/RecNum&gt;&lt;DisplayText&gt;Lin et al. (2020)&lt;/DisplayText&gt;&lt;record&gt;&lt;rec-number&gt;11140&lt;/rec-number&gt;&lt;foreign-keys&gt;&lt;key app="EN" db-id="xe0xrpetqz2ddle999axs9sqz5x9xaevww9v" timestamp="1785688106" guid="e6237059-4d90-4851-8085-fe46880ae520"&gt;11140&lt;/key&gt;&lt;/foreign-keys&gt;&lt;ref-type name="Journal Article"&gt;17&lt;/ref-type&gt;&lt;contributors&gt;&lt;authors&gt;&lt;author&gt;Lin, Jun-Lin&lt;/author&gt;&lt;author&gt;Zhang, Yiqing&lt;/author&gt;&lt;author&gt;Zhu, Kunhuang&lt;/author&gt;&lt;author&gt;Chen, Binbin&lt;/author&gt;&lt;author&gt;Zhang, Feng&lt;/author&gt;&lt;/authors&gt;&lt;/contributors&gt;&lt;titles&gt;&lt;title&gt;Asymmetric Loss Functions for Contract Capacity Optimization&lt;/title&gt;&lt;secondary-title&gt;Energies&lt;/secondary-title&gt;&lt;/titles&gt;&lt;periodical&gt;&lt;full-title&gt;Energies&lt;/full-title&gt;&lt;abbr-1&gt;Energies&lt;/abbr-1&gt;&lt;/periodical&gt;&lt;volume&gt;13&lt;/volume&gt;&lt;number&gt;12&lt;/number&gt;&lt;section&gt;3123&lt;/section&gt;&lt;dates&gt;&lt;year&gt;2020&lt;/year&gt;&lt;/dates&gt;&lt;isbn&gt;1996-1073&lt;/isbn&gt;&lt;urls&gt;&lt;/urls&gt;&lt;electronic-resource-num&gt;10.3390/en13123123&lt;/electronic-resource-num&gt;&lt;/record&gt;&lt;/Cite&gt;&lt;/EndNote&gt;</w:instrText>
      </w:r>
      <w:r>
        <w:fldChar w:fldCharType="separate"/>
      </w:r>
      <w:r>
        <w:rPr>
          <w:noProof/>
        </w:rPr>
        <w:t>Lin et al. (2020)</w:t>
      </w:r>
      <w:r>
        <w:fldChar w:fldCharType="end"/>
      </w:r>
      <w:r>
        <w:t xml:space="preserve"> </w:t>
      </w:r>
      <w:r w:rsidR="006830B8">
        <w:t>address</w:t>
      </w:r>
      <w:ins w:id="29" w:author="Or Aleksandrowicz" w:date="2026-08-08T20:29:00Z" w16du:dateUtc="2026-08-08T17:29:00Z">
        <w:r w:rsidR="003F7482">
          <w:t>ed</w:t>
        </w:r>
      </w:ins>
      <w:r w:rsidR="006830B8">
        <w:t xml:space="preserve"> the related problem of contract-capacity optimisation for high-voltage consumers, where the electricity pricing structure is inherently asymmetric: underestimating demand triggers penalty charges at a higher per-unit rate than overestimating. They propose</w:t>
      </w:r>
      <w:ins w:id="30" w:author="Or Aleksandrowicz" w:date="2026-08-08T20:29:00Z" w16du:dateUtc="2026-08-08T17:29:00Z">
        <w:r w:rsidR="003F7482">
          <w:t>d</w:t>
        </w:r>
      </w:ins>
      <w:r w:rsidR="006830B8">
        <w:t xml:space="preserve"> several asymmetric loss functions derived directly from the Taiwan Power Company’s pricing formula, and demonstrate that LSTM models trained with these loss functions reduce electricity costs by 0.88%–2.42% over symmetric MSE baselines</w:t>
      </w:r>
      <w:r w:rsidR="000908CC">
        <w:t>.</w:t>
      </w:r>
    </w:p>
    <w:p w14:paraId="3CDFA789" w14:textId="77777777" w:rsidR="00E51EB9" w:rsidRDefault="000908CC" w:rsidP="00E51EB9">
      <w:pPr>
        <w:pStyle w:val="IndentParagraph"/>
      </w:pPr>
      <w:r>
        <w:fldChar w:fldCharType="begin"/>
      </w:r>
      <w:r>
        <w:instrText xml:space="preserve"> ADDIN EN.CITE &lt;EndNote&gt;&lt;Cite AuthorYear="1"&gt;&lt;Author&gt;Wu&lt;/Author&gt;&lt;Year&gt;2021&lt;/Year&gt;&lt;RecNum&gt;11135&lt;/RecNum&gt;&lt;DisplayText&gt;Wu et al. (2021)&lt;/DisplayText&gt;&lt;record&gt;&lt;rec-number&gt;11135&lt;/rec-number&gt;&lt;foreign-keys&gt;&lt;key app="EN" db-id="xe0xrpetqz2ddle999axs9sqz5x9xaevww9v" timestamp="1785688092" guid="751d2f80-e8a0-4eb6-aa49-e36cd47b29a4"&gt;11135&lt;/key&gt;&lt;/foreign-keys&gt;&lt;ref-type name="Journal Article"&gt;17&lt;/ref-type&gt;&lt;contributors&gt;&lt;authors&gt;&lt;author&gt;Wu, Jinran&lt;/author&gt;&lt;author&gt;Wang, You-Gan&lt;/author&gt;&lt;author&gt;Tian, Yu-Chu&lt;/author&gt;&lt;author&gt;Burrage, Kevin&lt;/author&gt;&lt;author&gt;Cao, Taoyun&lt;/author&gt;&lt;/authors&gt;&lt;/contributors&gt;&lt;titles&gt;&lt;title&gt;Support vector regression with asymmetric loss for optimal electric load forecasting&lt;/title&gt;&lt;secondary-title&gt;Energy&lt;/secondary-title&gt;&lt;/titles&gt;&lt;periodical&gt;&lt;full-title&gt;Energy&lt;/full-title&gt;&lt;/periodical&gt;&lt;volume&gt;223&lt;/volume&gt;&lt;section&gt;119969&lt;/section&gt;&lt;dates&gt;&lt;year&gt;2021&lt;/year&gt;&lt;/dates&gt;&lt;isbn&gt;03605442&lt;/isbn&gt;&lt;urls&gt;&lt;/urls&gt;&lt;electronic-resource-num&gt;10.1016/j.energy.2021.119969&lt;/electronic-resource-num&gt;&lt;/record&gt;&lt;/Cite&gt;&lt;/EndNote&gt;</w:instrText>
      </w:r>
      <w:r>
        <w:fldChar w:fldCharType="separate"/>
      </w:r>
      <w:r>
        <w:rPr>
          <w:noProof/>
        </w:rPr>
        <w:t>Wu et al. (2021)</w:t>
      </w:r>
      <w:r>
        <w:fldChar w:fldCharType="end"/>
      </w:r>
      <w:r>
        <w:t xml:space="preserve"> </w:t>
      </w:r>
      <w:r w:rsidR="006830B8">
        <w:t>extend</w:t>
      </w:r>
      <w:ins w:id="31" w:author="Or Aleksandrowicz" w:date="2026-08-08T20:32:00Z" w16du:dateUtc="2026-08-08T17:32:00Z">
        <w:r w:rsidR="00C54C3D">
          <w:t>ed</w:t>
        </w:r>
      </w:ins>
      <w:r w:rsidR="006830B8">
        <w:t xml:space="preserve"> this idea to support vector regression (SVR), developing a cost-oriented asymmetric SVR (AsySVR) framework based on a linear-linear loss function with an insensitivity parameter to improve generalisation. Evaluated on New South Wales load data, their asymmetric framework </w:t>
      </w:r>
      <w:del w:id="32" w:author="Or Aleksandrowicz" w:date="2026-08-08T20:32:00Z" w16du:dateUtc="2026-08-08T17:32:00Z">
        <w:r w:rsidR="006830B8" w:rsidDel="002F045F">
          <w:delText xml:space="preserve">achieves </w:delText>
        </w:r>
      </w:del>
      <w:ins w:id="33" w:author="Or Aleksandrowicz" w:date="2026-08-08T20:32:00Z" w16du:dateUtc="2026-08-08T17:32:00Z">
        <w:r w:rsidR="002F045F">
          <w:t xml:space="preserve">achieved </w:t>
        </w:r>
      </w:ins>
      <w:r w:rsidR="006830B8">
        <w:t>daily economic cost reductions of 42%–57% relative to standard SVR, underscoring that the choice of loss function can have a large practical impact on operational outcomes</w:t>
      </w:r>
      <w:r w:rsidR="00E51EB9">
        <w:t xml:space="preserve">. </w:t>
      </w:r>
    </w:p>
    <w:p w14:paraId="6D768A44" w14:textId="7CF06043" w:rsidR="006830B8" w:rsidRDefault="00C76116" w:rsidP="00E51EB9">
      <w:pPr>
        <w:pStyle w:val="IndentParagraph"/>
      </w:pPr>
      <w:r>
        <w:fldChar w:fldCharType="begin"/>
      </w:r>
      <w:r>
        <w:instrText xml:space="preserve"> ADDIN EN.CITE &lt;EndNote&gt;&lt;Cite AuthorYear="1"&gt;&lt;Author&gt;Zhang&lt;/Author&gt;&lt;Year&gt;2022&lt;/Year&gt;&lt;RecNum&gt;5073&lt;/RecNum&gt;&lt;DisplayText&gt;Zhang et al. (2022)&lt;/DisplayText&gt;&lt;record&gt;&lt;rec-number&gt;5073&lt;/rec-number&gt;&lt;foreign-keys&gt;&lt;key app="EN" db-id="xe0xrpetqz2ddle999axs9sqz5x9xaevww9v" timestamp="1780182787" guid="a614c8a6-7826-4f79-8595-203215e9e4d0"&gt;5073&lt;/key&gt;&lt;/foreign-keys&gt;&lt;ref-type name="Journal Article"&gt;17&lt;/ref-type&gt;&lt;contributors&gt;&lt;authors&gt;&lt;author&gt;Zhang, Jialun&lt;/author&gt;&lt;author&gt;Wang, Yi&lt;/author&gt;&lt;author&gt;Hug, Gabriela&lt;/author&gt;&lt;/authors&gt;&lt;/contributors&gt;&lt;titles&gt;&lt;title&gt;Cost-oriented load forecasting&lt;/title&gt;&lt;secondary-title&gt;Electric Power Systems Research&lt;/secondary-title&gt;&lt;/titles&gt;&lt;periodical&gt;&lt;full-title&gt;Electric Power Systems Research&lt;/full-title&gt;&lt;/periodical&gt;&lt;volume&gt;205&lt;/volume&gt;&lt;section&gt;107723&lt;/section&gt;&lt;dates&gt;&lt;year&gt;2022&lt;/year&gt;&lt;/dates&gt;&lt;isbn&gt;03787796&lt;/isbn&gt;&lt;urls&gt;&lt;/urls&gt;&lt;electronic-resource-num&gt;10.1016/j.epsr.2021.107723&lt;/electronic-resource-num&gt;&lt;/record&gt;&lt;/Cite&gt;&lt;/EndNote&gt;</w:instrText>
      </w:r>
      <w:r>
        <w:fldChar w:fldCharType="separate"/>
      </w:r>
      <w:r>
        <w:rPr>
          <w:noProof/>
        </w:rPr>
        <w:t>Zhang et al. (2022)</w:t>
      </w:r>
      <w:r>
        <w:fldChar w:fldCharType="end"/>
      </w:r>
      <w:r>
        <w:t xml:space="preserve"> </w:t>
      </w:r>
      <w:r w:rsidR="006830B8">
        <w:t>further formalise</w:t>
      </w:r>
      <w:ins w:id="34" w:author="Or Aleksandrowicz" w:date="2026-08-08T20:33:00Z" w16du:dateUtc="2026-08-08T17:33:00Z">
        <w:r w:rsidR="002E0599">
          <w:t>d</w:t>
        </w:r>
      </w:ins>
      <w:r w:rsidR="006830B8">
        <w:t xml:space="preserve"> the decision-oriented perspective on load forecasting, framing the problem explicitly in terms of the downstream cost incurred by the system operator. Their cost-oriented framework bridges the gap between forecast-accuracy metrics and operational objectives, and provides theoretical justification for replacing standard point-forecast losses with cost-aware alternatives.</w:t>
      </w:r>
    </w:p>
    <w:p w14:paraId="77A349C3" w14:textId="1F11B3C2" w:rsidR="006830B8" w:rsidRDefault="006830B8" w:rsidP="008F5170">
      <w:pPr>
        <w:pStyle w:val="IndentParagraph"/>
      </w:pPr>
      <w:r>
        <w:t xml:space="preserve">Taken together, this </w:t>
      </w:r>
      <w:ins w:id="35" w:author="Or Aleksandrowicz" w:date="2026-08-08T20:34:00Z" w16du:dateUtc="2026-08-08T17:34:00Z">
        <w:r w:rsidR="00E453A3">
          <w:t xml:space="preserve">recent </w:t>
        </w:r>
      </w:ins>
      <w:r>
        <w:t xml:space="preserve">body of work establishes that asymmetric, cost-sensitive training objectives are both theoretically motivated and empirically superior to symmetric alternatives in electricity applications. Two gaps, however, remain. First, existing studies almost exclusively employ </w:t>
      </w:r>
      <w:r>
        <w:rPr>
          <w:i/>
          <w:iCs/>
        </w:rPr>
        <w:t>piecewise-linear</w:t>
      </w:r>
      <w:r>
        <w:t xml:space="preserve"> asymmetric losses</w:t>
      </w:r>
      <w:del w:id="36" w:author="Or Aleksandrowicz" w:date="2026-08-08T20:34:00Z" w16du:dateUtc="2026-08-08T17:34:00Z">
        <w:r w:rsidDel="00E1772A">
          <w:delText>—</w:delText>
        </w:r>
      </w:del>
      <w:ins w:id="37" w:author="Or Aleksandrowicz" w:date="2026-08-08T20:34:00Z" w16du:dateUtc="2026-08-08T17:34:00Z">
        <w:r w:rsidR="00E1772A">
          <w:t xml:space="preserve"> - </w:t>
        </w:r>
      </w:ins>
      <w:r>
        <w:t>the pinball loss, or the linear-linear penalties derived from a specific tariff</w:t>
      </w:r>
      <w:del w:id="38" w:author="Or Aleksandrowicz" w:date="2026-08-08T20:34:00Z" w16du:dateUtc="2026-08-08T17:34:00Z">
        <w:r w:rsidDel="00E1772A">
          <w:delText>—</w:delText>
        </w:r>
      </w:del>
      <w:ins w:id="39" w:author="Or Aleksandrowicz" w:date="2026-08-08T20:34:00Z" w16du:dateUtc="2026-08-08T17:34:00Z">
        <w:r w:rsidR="00E1772A">
          <w:t xml:space="preserve"> - </w:t>
        </w:r>
      </w:ins>
      <w:r>
        <w:t xml:space="preserve">and thus inherit the newsvendor model’s linearity assumption, even though real procurement costs are frequently non-linear. Second, and more practically, these methods are typically benchmarked against statistical baselines rather than against the forecast an experienced system operator actually deploys, leaving open </w:t>
      </w:r>
      <w:ins w:id="40" w:author="Or Aleksandrowicz" w:date="2026-08-08T20:35:00Z" w16du:dateUtc="2026-08-08T17:35:00Z">
        <w:r w:rsidR="004E0DA4">
          <w:t xml:space="preserve">the question </w:t>
        </w:r>
        <w:r w:rsidR="003407E9">
          <w:t xml:space="preserve">of </w:t>
        </w:r>
      </w:ins>
      <w:r>
        <w:t>whether cost-aware training improves upon a strong, real-world operational forecast.</w:t>
      </w:r>
    </w:p>
    <w:p w14:paraId="4E51AFCE" w14:textId="419F9E7A" w:rsidR="006830B8" w:rsidRDefault="006830B8" w:rsidP="008F5170">
      <w:pPr>
        <w:pStyle w:val="IndentParagraph"/>
      </w:pPr>
      <w:del w:id="41" w:author="Or Aleksandrowicz" w:date="2026-08-08T20:38:00Z" w16du:dateUtc="2026-08-08T17:38:00Z">
        <w:r w:rsidDel="005C3A72">
          <w:lastRenderedPageBreak/>
          <w:delText>Our work is designed to</w:delText>
        </w:r>
      </w:del>
      <w:del w:id="42" w:author="Or Aleksandrowicz" w:date="2026-08-08T20:35:00Z" w16du:dateUtc="2026-08-08T17:35:00Z">
        <w:r w:rsidDel="002F2E64">
          <w:delText xml:space="preserve"> close</w:delText>
        </w:r>
      </w:del>
      <w:del w:id="43" w:author="Or Aleksandrowicz" w:date="2026-08-08T20:38:00Z" w16du:dateUtc="2026-08-08T17:38:00Z">
        <w:r w:rsidDel="005C3A72">
          <w:delText xml:space="preserve"> both gaps. We formulate the forecasting problem with a general, not-necessarily-linear asymmetric cost function that subsumes the pinball loss as a special case, and train a neural network to minimise it end-to-end. Crucially, we evaluate against the </w:delText>
        </w:r>
        <w:r w:rsidDel="005C3A72">
          <w:rPr>
            <w:i/>
            <w:iCs/>
          </w:rPr>
          <w:delText>real</w:delText>
        </w:r>
        <w:r w:rsidDel="005C3A72">
          <w:delText xml:space="preserve"> day-ahead forecasts published by the Israeli system operator Noga</w:delText>
        </w:r>
      </w:del>
      <w:del w:id="44" w:author="Or Aleksandrowicz" w:date="2026-08-08T20:36:00Z" w16du:dateUtc="2026-08-08T17:36:00Z">
        <w:r w:rsidDel="00810B90">
          <w:delText>—</w:delText>
        </w:r>
      </w:del>
      <w:del w:id="45" w:author="Or Aleksandrowicz" w:date="2026-08-08T20:38:00Z" w16du:dateUtc="2026-08-08T17:38:00Z">
        <w:r w:rsidDel="005C3A72">
          <w:delText>an operational baseline with access to proprietary data and domain expertise</w:delText>
        </w:r>
      </w:del>
      <w:del w:id="46" w:author="Or Aleksandrowicz" w:date="2026-08-08T20:36:00Z" w16du:dateUtc="2026-08-08T17:36:00Z">
        <w:r w:rsidDel="00810B90">
          <w:delText>—</w:delText>
        </w:r>
      </w:del>
      <w:del w:id="47" w:author="Or Aleksandrowicz" w:date="2026-08-08T20:38:00Z" w16du:dateUtc="2026-08-08T17:38:00Z">
        <w:r w:rsidDel="005C3A72">
          <w:delText xml:space="preserve">rather than against a synthetic statistical model. This lets us ask not merely whether cost-aware training beats a symmetric loss in the abstract, but whether it can improve upon the forecast currently used to help run a national grid. The cost-minimising quantile that this training targets is characterised formally in </w:delText>
        </w:r>
        <w:r w:rsidRPr="00D92C02" w:rsidDel="005C3A72">
          <w:rPr>
            <w:highlight w:val="yellow"/>
            <w:rPrChange w:id="48" w:author="Or Aleksandrowicz" w:date="2026-08-08T20:37:00Z" w16du:dateUtc="2026-08-08T17:37:00Z">
              <w:rPr/>
            </w:rPrChange>
          </w:rPr>
          <w:delText>Section </w:delText>
        </w:r>
        <w:r w:rsidRPr="00D92C02" w:rsidDel="005C3A72">
          <w:rPr>
            <w:highlight w:val="yellow"/>
            <w:rPrChange w:id="49" w:author="Or Aleksandrowicz" w:date="2026-08-08T20:37:00Z" w16du:dateUtc="2026-08-08T17:37:00Z">
              <w:rPr/>
            </w:rPrChange>
          </w:rPr>
          <w:fldChar w:fldCharType="begin"/>
        </w:r>
        <w:r w:rsidRPr="00D92C02" w:rsidDel="005C3A72">
          <w:rPr>
            <w:highlight w:val="yellow"/>
            <w:rPrChange w:id="50" w:author="Or Aleksandrowicz" w:date="2026-08-08T20:37:00Z" w16du:dateUtc="2026-08-08T17:37:00Z">
              <w:rPr/>
            </w:rPrChange>
          </w:rPr>
          <w:delInstrText>HYPERLINK \l "sec:modeling" \h</w:delInstrText>
        </w:r>
        <w:r w:rsidRPr="0085101E" w:rsidDel="005C3A72">
          <w:rPr>
            <w:highlight w:val="yellow"/>
          </w:rPr>
        </w:r>
        <w:r w:rsidRPr="00D92C02" w:rsidDel="005C3A72">
          <w:rPr>
            <w:highlight w:val="yellow"/>
            <w:rPrChange w:id="51" w:author="Or Aleksandrowicz" w:date="2026-08-08T20:37:00Z" w16du:dateUtc="2026-08-08T17:37:00Z">
              <w:rPr/>
            </w:rPrChange>
          </w:rPr>
          <w:fldChar w:fldCharType="separate"/>
        </w:r>
        <w:r w:rsidRPr="00D92C02" w:rsidDel="005C3A72">
          <w:rPr>
            <w:rStyle w:val="Hyperlink"/>
            <w:highlight w:val="yellow"/>
            <w:rPrChange w:id="52" w:author="Or Aleksandrowicz" w:date="2026-08-08T20:37:00Z" w16du:dateUtc="2026-08-08T17:37:00Z">
              <w:rPr>
                <w:rStyle w:val="Hyperlink"/>
              </w:rPr>
            </w:rPrChange>
          </w:rPr>
          <w:delText>2</w:delText>
        </w:r>
        <w:r w:rsidRPr="00D92C02" w:rsidDel="005C3A72">
          <w:rPr>
            <w:highlight w:val="yellow"/>
            <w:rPrChange w:id="53" w:author="Or Aleksandrowicz" w:date="2026-08-08T20:37:00Z" w16du:dateUtc="2026-08-08T17:37:00Z">
              <w:rPr/>
            </w:rPrChange>
          </w:rPr>
          <w:fldChar w:fldCharType="end"/>
        </w:r>
        <w:r w:rsidDel="005C3A72">
          <w:delText>.</w:delText>
        </w:r>
      </w:del>
    </w:p>
    <w:p w14:paraId="2ED25651" w14:textId="77777777" w:rsidR="006830B8" w:rsidRDefault="006830B8" w:rsidP="006830B8">
      <w:pPr>
        <w:pStyle w:val="Heading2"/>
      </w:pPr>
      <w:bookmarkStart w:id="54" w:name="_Toc236589740"/>
      <w:bookmarkStart w:id="55" w:name="contributions"/>
      <w:bookmarkEnd w:id="27"/>
      <w:r>
        <w:t>Contributions</w:t>
      </w:r>
      <w:bookmarkEnd w:id="54"/>
    </w:p>
    <w:p w14:paraId="56462B27" w14:textId="5069CC91" w:rsidR="006830B8" w:rsidRDefault="005C3A72" w:rsidP="00ED71DD">
      <w:pPr>
        <w:pStyle w:val="OpeningParagraph"/>
      </w:pPr>
      <w:ins w:id="56" w:author="Or Aleksandrowicz" w:date="2026-08-08T20:38:00Z" w16du:dateUtc="2026-08-08T17:38:00Z">
        <w:r>
          <w:t>Our work is designed to overcome both gaps</w:t>
        </w:r>
        <w:r w:rsidR="000B36EB">
          <w:t xml:space="preserve"> curr</w:t>
        </w:r>
      </w:ins>
      <w:ins w:id="57" w:author="Or Aleksandrowicz" w:date="2026-08-08T20:39:00Z" w16du:dateUtc="2026-08-08T17:39:00Z">
        <w:r w:rsidR="000B36EB">
          <w:t xml:space="preserve">ently existing in the </w:t>
        </w:r>
        <w:r w:rsidR="00E04C8D">
          <w:t>literature described above</w:t>
        </w:r>
      </w:ins>
      <w:ins w:id="58" w:author="Or Aleksandrowicz" w:date="2026-08-08T20:38:00Z" w16du:dateUtc="2026-08-08T17:38:00Z">
        <w:r>
          <w:t xml:space="preserve">. We formulate the forecasting problem with a general, </w:t>
        </w:r>
        <w:r w:rsidR="000B36EB">
          <w:t>not necessarily linear</w:t>
        </w:r>
        <w:r>
          <w:t xml:space="preserve"> asymmetric cost function that subsumes the pinball loss as a special case, and train a neural network to minimise it end-to-end. Crucially, we evaluate against the </w:t>
        </w:r>
        <w:r>
          <w:rPr>
            <w:i/>
            <w:iCs/>
          </w:rPr>
          <w:t>real</w:t>
        </w:r>
        <w:r>
          <w:t xml:space="preserve"> day-ahead forecasts published by the Israeli system operator Noga - an operational baseline with access to proprietary data and domain expertise - rather than against a synthetic statistical model. This lets us ask not merely whether cost-aware training beats a symmetric loss in the abstract, but whether it can improve upon the forecast currently used to help run a national grid. </w:t>
        </w:r>
      </w:ins>
      <w:r w:rsidR="006830B8">
        <w:t>The contributions of this paper are</w:t>
      </w:r>
      <w:ins w:id="59" w:author="Or Aleksandrowicz" w:date="2026-08-08T20:38:00Z" w16du:dateUtc="2026-08-08T17:38:00Z">
        <w:r>
          <w:t xml:space="preserve"> thus</w:t>
        </w:r>
      </w:ins>
      <w:r w:rsidR="006830B8">
        <w:t xml:space="preserve"> as follows:</w:t>
      </w:r>
    </w:p>
    <w:p w14:paraId="5CF26D2E" w14:textId="75138F66" w:rsidR="006830B8" w:rsidRDefault="006830B8" w:rsidP="00ED71DD">
      <w:pPr>
        <w:pStyle w:val="OpeningParagraph"/>
        <w:numPr>
          <w:ilvl w:val="0"/>
          <w:numId w:val="15"/>
        </w:numPr>
      </w:pPr>
      <w:r>
        <w:rPr>
          <w:b/>
          <w:bCs/>
        </w:rPr>
        <w:t>A general asymmetric-cost formulation.</w:t>
      </w:r>
      <w:r>
        <w:t xml:space="preserve"> We formulate day-ahead demand forecasting under a general, not-necessarily-linear asymmetric cost function that subsumes the pinball loss as a special case, and we train a feedforward neural network to minimise it end-to-end</w:t>
      </w:r>
      <w:del w:id="60" w:author="Or Aleksandrowicz" w:date="2026-08-08T20:41:00Z" w16du:dateUtc="2026-08-08T17:41:00Z">
        <w:r w:rsidDel="003C2956">
          <w:delText xml:space="preserve"> (</w:delText>
        </w:r>
        <w:r w:rsidRPr="00D81BD7" w:rsidDel="003C2956">
          <w:rPr>
            <w:highlight w:val="yellow"/>
            <w:rPrChange w:id="61" w:author="Or Aleksandrowicz" w:date="2026-08-08T20:37:00Z" w16du:dateUtc="2026-08-08T17:37:00Z">
              <w:rPr/>
            </w:rPrChange>
          </w:rPr>
          <w:delText>Sections </w:delText>
        </w:r>
        <w:r w:rsidRPr="00D81BD7" w:rsidDel="003C2956">
          <w:rPr>
            <w:highlight w:val="yellow"/>
            <w:rPrChange w:id="62" w:author="Or Aleksandrowicz" w:date="2026-08-08T20:37:00Z" w16du:dateUtc="2026-08-08T17:37:00Z">
              <w:rPr/>
            </w:rPrChange>
          </w:rPr>
          <w:fldChar w:fldCharType="begin"/>
        </w:r>
        <w:r w:rsidRPr="00D81BD7" w:rsidDel="003C2956">
          <w:rPr>
            <w:highlight w:val="yellow"/>
            <w:rPrChange w:id="63" w:author="Or Aleksandrowicz" w:date="2026-08-08T20:37:00Z" w16du:dateUtc="2026-08-08T17:37:00Z">
              <w:rPr/>
            </w:rPrChange>
          </w:rPr>
          <w:delInstrText>HYPERLINK \l "sec:modeling" \h</w:delInstrText>
        </w:r>
        <w:r w:rsidRPr="0085101E" w:rsidDel="003C2956">
          <w:rPr>
            <w:highlight w:val="yellow"/>
          </w:rPr>
        </w:r>
        <w:r w:rsidRPr="00D81BD7" w:rsidDel="003C2956">
          <w:rPr>
            <w:highlight w:val="yellow"/>
            <w:rPrChange w:id="64" w:author="Or Aleksandrowicz" w:date="2026-08-08T20:37:00Z" w16du:dateUtc="2026-08-08T17:37:00Z">
              <w:rPr/>
            </w:rPrChange>
          </w:rPr>
          <w:fldChar w:fldCharType="separate"/>
        </w:r>
        <w:r w:rsidRPr="00D81BD7" w:rsidDel="003C2956">
          <w:rPr>
            <w:rStyle w:val="Hyperlink"/>
            <w:highlight w:val="yellow"/>
            <w:rPrChange w:id="65" w:author="Or Aleksandrowicz" w:date="2026-08-08T20:37:00Z" w16du:dateUtc="2026-08-08T17:37:00Z">
              <w:rPr>
                <w:rStyle w:val="Hyperlink"/>
              </w:rPr>
            </w:rPrChange>
          </w:rPr>
          <w:delText>2</w:delText>
        </w:r>
        <w:r w:rsidRPr="00D81BD7" w:rsidDel="003C2956">
          <w:rPr>
            <w:highlight w:val="yellow"/>
            <w:rPrChange w:id="66" w:author="Or Aleksandrowicz" w:date="2026-08-08T20:37:00Z" w16du:dateUtc="2026-08-08T17:37:00Z">
              <w:rPr/>
            </w:rPrChange>
          </w:rPr>
          <w:fldChar w:fldCharType="end"/>
        </w:r>
        <w:r w:rsidRPr="00D81BD7" w:rsidDel="003C2956">
          <w:rPr>
            <w:highlight w:val="yellow"/>
            <w:rPrChange w:id="67" w:author="Or Aleksandrowicz" w:date="2026-08-08T20:37:00Z" w16du:dateUtc="2026-08-08T17:37:00Z">
              <w:rPr/>
            </w:rPrChange>
          </w:rPr>
          <w:delText>–</w:delText>
        </w:r>
        <w:r w:rsidRPr="00D81BD7" w:rsidDel="003C2956">
          <w:rPr>
            <w:highlight w:val="yellow"/>
            <w:rPrChange w:id="68" w:author="Or Aleksandrowicz" w:date="2026-08-08T20:37:00Z" w16du:dateUtc="2026-08-08T17:37:00Z">
              <w:rPr/>
            </w:rPrChange>
          </w:rPr>
          <w:fldChar w:fldCharType="begin"/>
        </w:r>
        <w:r w:rsidRPr="00D81BD7" w:rsidDel="003C2956">
          <w:rPr>
            <w:highlight w:val="yellow"/>
            <w:rPrChange w:id="69" w:author="Or Aleksandrowicz" w:date="2026-08-08T20:37:00Z" w16du:dateUtc="2026-08-08T17:37:00Z">
              <w:rPr/>
            </w:rPrChange>
          </w:rPr>
          <w:delInstrText>HYPERLINK \l "sec:method" \h</w:delInstrText>
        </w:r>
        <w:r w:rsidRPr="0085101E" w:rsidDel="003C2956">
          <w:rPr>
            <w:highlight w:val="yellow"/>
          </w:rPr>
        </w:r>
        <w:r w:rsidRPr="00D81BD7" w:rsidDel="003C2956">
          <w:rPr>
            <w:highlight w:val="yellow"/>
            <w:rPrChange w:id="70" w:author="Or Aleksandrowicz" w:date="2026-08-08T20:37:00Z" w16du:dateUtc="2026-08-08T17:37:00Z">
              <w:rPr/>
            </w:rPrChange>
          </w:rPr>
          <w:fldChar w:fldCharType="separate"/>
        </w:r>
        <w:r w:rsidRPr="00D81BD7" w:rsidDel="003C2956">
          <w:rPr>
            <w:rStyle w:val="Hyperlink"/>
            <w:highlight w:val="yellow"/>
            <w:rPrChange w:id="71" w:author="Or Aleksandrowicz" w:date="2026-08-08T20:37:00Z" w16du:dateUtc="2026-08-08T17:37:00Z">
              <w:rPr>
                <w:rStyle w:val="Hyperlink"/>
              </w:rPr>
            </w:rPrChange>
          </w:rPr>
          <w:delText>3</w:delText>
        </w:r>
        <w:r w:rsidRPr="00D81BD7" w:rsidDel="003C2956">
          <w:rPr>
            <w:highlight w:val="yellow"/>
            <w:rPrChange w:id="72" w:author="Or Aleksandrowicz" w:date="2026-08-08T20:37:00Z" w16du:dateUtc="2026-08-08T17:37:00Z">
              <w:rPr/>
            </w:rPrChange>
          </w:rPr>
          <w:fldChar w:fldCharType="end"/>
        </w:r>
        <w:r w:rsidDel="003C2956">
          <w:delText>)</w:delText>
        </w:r>
      </w:del>
      <w:r>
        <w:t>.</w:t>
      </w:r>
    </w:p>
    <w:p w14:paraId="5B535AC5" w14:textId="3944D6BC" w:rsidR="006830B8" w:rsidRDefault="006830B8" w:rsidP="00ED71DD">
      <w:pPr>
        <w:pStyle w:val="OpeningParagraph"/>
        <w:numPr>
          <w:ilvl w:val="0"/>
          <w:numId w:val="15"/>
        </w:numPr>
      </w:pPr>
      <w:r>
        <w:rPr>
          <w:b/>
          <w:bCs/>
        </w:rPr>
        <w:t>Evaluation against a real operational forecast.</w:t>
      </w:r>
      <w:r>
        <w:t xml:space="preserve"> Rather than benchmarking against a synthetic statistical baseline, we compare against the </w:t>
      </w:r>
      <w:r>
        <w:rPr>
          <w:i/>
          <w:iCs/>
        </w:rPr>
        <w:t>actual</w:t>
      </w:r>
      <w:r>
        <w:t xml:space="preserve"> day-ahead forecasts published by the Israeli system operator Noga </w:t>
      </w:r>
      <w:del w:id="73" w:author="Or Aleksandrowicz" w:date="2026-08-08T20:38:00Z" w16du:dateUtc="2026-08-08T17:38:00Z">
        <w:r w:rsidDel="005C3A72">
          <w:delText xml:space="preserve">— </w:delText>
        </w:r>
      </w:del>
      <w:ins w:id="74" w:author="Or Aleksandrowicz" w:date="2026-08-08T20:38:00Z" w16du:dateUtc="2026-08-08T17:38:00Z">
        <w:r w:rsidR="005C3A72">
          <w:t xml:space="preserve">- </w:t>
        </w:r>
      </w:ins>
      <w:r>
        <w:t>a strong, real-world baseline produced with proprietary data and domain expertise.</w:t>
      </w:r>
    </w:p>
    <w:p w14:paraId="6F49945C" w14:textId="77777777" w:rsidR="00747054" w:rsidRDefault="006830B8" w:rsidP="00747054">
      <w:pPr>
        <w:pStyle w:val="OpeningParagraph"/>
        <w:numPr>
          <w:ilvl w:val="0"/>
          <w:numId w:val="15"/>
        </w:numPr>
      </w:pPr>
      <w:r w:rsidRPr="00747054">
        <w:rPr>
          <w:b/>
          <w:bCs/>
        </w:rPr>
        <w:lastRenderedPageBreak/>
        <w:t>A practical model that improves on the operator’s forecast.</w:t>
      </w:r>
      <w:r>
        <w:t xml:space="preserve"> Although raw predictive accuracy was </w:t>
      </w:r>
      <w:r w:rsidRPr="00747054">
        <w:rPr>
          <w:i/>
          <w:iCs/>
        </w:rPr>
        <w:t>not</w:t>
      </w:r>
      <w:r>
        <w:t xml:space="preserve"> a goal of this work, our model outperforms the Noga forecast not only on cost-sensitive metrics but even under symmetric error metrics such as mean squared error. We regard this as an incidental by-product of a deliberately simple architecture and believe that substantial further improvement is readily achievable.</w:t>
      </w:r>
    </w:p>
    <w:p w14:paraId="2BB752A3" w14:textId="4157F772" w:rsidR="00747054" w:rsidRDefault="006830B8" w:rsidP="00747054">
      <w:pPr>
        <w:pStyle w:val="OpeningParagraph"/>
        <w:numPr>
          <w:ilvl w:val="0"/>
          <w:numId w:val="15"/>
        </w:numPr>
      </w:pPr>
      <w:r w:rsidRPr="00747054">
        <w:rPr>
          <w:b/>
          <w:bCs/>
        </w:rPr>
        <w:t>A demonstration of economic impact</w:t>
      </w:r>
      <w:r w:rsidRPr="00ED71DD">
        <w:t xml:space="preserve">. We quantify the operational cost reduction that cost-aware training delivers over symmetric baselines across a range of cost scenarios, showing an effect that is large enough </w:t>
      </w:r>
      <w:del w:id="75" w:author="Or Aleksandrowicz" w:date="2026-08-08T20:40:00Z" w16du:dateUtc="2026-08-08T17:40:00Z">
        <w:r w:rsidRPr="00ED71DD" w:rsidDel="00693D11">
          <w:delText xml:space="preserve">— </w:delText>
        </w:r>
      </w:del>
      <w:ins w:id="76" w:author="Or Aleksandrowicz" w:date="2026-08-08T20:40:00Z" w16du:dateUtc="2026-08-08T17:40:00Z">
        <w:r w:rsidR="00693D11">
          <w:t>-</w:t>
        </w:r>
      </w:ins>
      <w:r w:rsidRPr="00ED71DD">
        <w:t xml:space="preserve">and cheap enough to obtain </w:t>
      </w:r>
      <w:del w:id="77" w:author="Or Aleksandrowicz" w:date="2026-08-08T20:40:00Z" w16du:dateUtc="2026-08-08T17:40:00Z">
        <w:r w:rsidRPr="00ED71DD" w:rsidDel="00693D11">
          <w:delText xml:space="preserve">— </w:delText>
        </w:r>
      </w:del>
      <w:ins w:id="78" w:author="Or Aleksandrowicz" w:date="2026-08-08T20:40:00Z" w16du:dateUtc="2026-08-08T17:40:00Z">
        <w:r w:rsidR="00693D11">
          <w:t>-</w:t>
        </w:r>
        <w:r w:rsidR="00693D11" w:rsidRPr="00ED71DD">
          <w:t xml:space="preserve"> </w:t>
        </w:r>
      </w:ins>
      <w:r w:rsidRPr="00ED71DD">
        <w:t>to be practical to adopt in a live market setting.</w:t>
      </w:r>
    </w:p>
    <w:p w14:paraId="0E3C9214" w14:textId="1B306C4C" w:rsidR="006830B8" w:rsidRPr="00ED71DD" w:rsidRDefault="006830B8" w:rsidP="00747054">
      <w:pPr>
        <w:pStyle w:val="OpeningParagraph"/>
        <w:numPr>
          <w:ilvl w:val="0"/>
          <w:numId w:val="15"/>
        </w:numPr>
      </w:pPr>
      <w:r w:rsidRPr="00747054">
        <w:rPr>
          <w:b/>
          <w:bCs/>
        </w:rPr>
        <w:t>An open-source implementation</w:t>
      </w:r>
      <w:r w:rsidRPr="00ED71DD">
        <w:t>. We release our complete code and data pipeline, from raw data ingestion through model training and evaluation, as open source,</w:t>
      </w:r>
      <w:r w:rsidRPr="00B26EF3">
        <w:rPr>
          <w:rStyle w:val="FootnoteReference"/>
          <w:rPrChange w:id="79" w:author="Or Aleksandrowicz" w:date="2026-08-08T20:40:00Z" w16du:dateUtc="2026-08-08T17:40:00Z">
            <w:rPr>
              <w:rStyle w:val="FootnoteReference"/>
              <w:vertAlign w:val="baseline"/>
            </w:rPr>
          </w:rPrChange>
        </w:rPr>
        <w:footnoteReference w:id="1"/>
      </w:r>
      <w:r w:rsidRPr="00ED71DD">
        <w:t xml:space="preserve"> so that our results can be reproduced and extended.</w:t>
      </w:r>
    </w:p>
    <w:p w14:paraId="44BCB0AE" w14:textId="77777777" w:rsidR="006830B8" w:rsidRDefault="006830B8" w:rsidP="006830B8">
      <w:pPr>
        <w:pStyle w:val="Heading1"/>
      </w:pPr>
      <w:bookmarkStart w:id="80" w:name="_Toc236589741"/>
      <w:bookmarkStart w:id="81" w:name="sec:modeling"/>
      <w:bookmarkEnd w:id="18"/>
      <w:bookmarkEnd w:id="55"/>
      <w:r>
        <w:t>Cost-Sensitive Forecasting: Problem Formulation and Asymmetric Loss</w:t>
      </w:r>
      <w:bookmarkEnd w:id="80"/>
    </w:p>
    <w:p w14:paraId="15D2CB85" w14:textId="77777777" w:rsidR="006830B8" w:rsidRDefault="006830B8" w:rsidP="006830B8">
      <w:pPr>
        <w:pStyle w:val="Heading2"/>
      </w:pPr>
      <w:bookmarkStart w:id="82" w:name="_Toc236589742"/>
      <w:bookmarkStart w:id="83" w:name="problem-formulation"/>
      <w:r>
        <w:t>Problem Formulation</w:t>
      </w:r>
      <w:bookmarkEnd w:id="82"/>
    </w:p>
    <w:p w14:paraId="52D66BA8" w14:textId="77777777" w:rsidR="006830B8" w:rsidRDefault="006830B8" w:rsidP="00140BB6">
      <w:pPr>
        <w:pStyle w:val="OpeningParagraph"/>
      </w:pPr>
      <w:r>
        <w:t xml:space="preserve">In day-ahead electricity demand forecasting, the system operator must commit to a procurement quantity </w:t>
      </w:r>
      <m:oMath>
        <m:r>
          <w:rPr>
            <w:rFonts w:ascii="Cambria Math" w:hAnsi="Cambria Math"/>
          </w:rPr>
          <m:t>p</m:t>
        </m:r>
      </m:oMath>
      <w:r>
        <w:t xml:space="preserve"> before observing actual demand </w:t>
      </w:r>
      <m:oMath>
        <m:r>
          <w:rPr>
            <w:rFonts w:ascii="Cambria Math" w:hAnsi="Cambria Math"/>
          </w:rPr>
          <m:t>X</m:t>
        </m:r>
      </m:oMath>
      <w:r>
        <w:t xml:space="preserve">. We model </w:t>
      </w:r>
      <m:oMath>
        <m:r>
          <w:rPr>
            <w:rFonts w:ascii="Cambria Math" w:hAnsi="Cambria Math"/>
          </w:rPr>
          <m:t>X</m:t>
        </m:r>
      </m:oMath>
      <w:r>
        <w:t xml:space="preserve"> as a random variable whose distribution is </w:t>
      </w:r>
      <w:r>
        <w:rPr>
          <w:i/>
          <w:iCs/>
        </w:rPr>
        <w:t>unknown</w:t>
      </w:r>
      <w:r>
        <w:t xml:space="preserve"> and must be inferred from data; we make no parametric assumption about its form.</w:t>
      </w:r>
    </w:p>
    <w:p w14:paraId="06ECEAAB" w14:textId="685A30D0" w:rsidR="006830B8" w:rsidRDefault="006830B8" w:rsidP="00140BB6">
      <w:pPr>
        <w:pStyle w:val="Heading3"/>
      </w:pPr>
      <w:bookmarkStart w:id="84" w:name="assumptions."/>
      <w:r>
        <w:t>Assumptions</w:t>
      </w:r>
    </w:p>
    <w:p w14:paraId="49F36568" w14:textId="77777777" w:rsidR="006830B8" w:rsidRDefault="006830B8" w:rsidP="00140BB6">
      <w:pPr>
        <w:pStyle w:val="OpeningParagraph"/>
      </w:pPr>
      <w:r>
        <w:t>We adopt the following assumptions, which are mild and operationally grounded:</w:t>
      </w:r>
    </w:p>
    <w:p w14:paraId="198624F8" w14:textId="77777777" w:rsidR="006830B8" w:rsidRDefault="006830B8" w:rsidP="00140BB6">
      <w:pPr>
        <w:pStyle w:val="OpeningParagraph"/>
        <w:numPr>
          <w:ilvl w:val="0"/>
          <w:numId w:val="16"/>
        </w:numPr>
      </w:pPr>
      <w:r>
        <w:rPr>
          <w:b/>
          <w:bCs/>
        </w:rPr>
        <w:lastRenderedPageBreak/>
        <w:t>Asymmetry.</w:t>
      </w:r>
      <w:r>
        <w:t xml:space="preserve"> Under-prediction is more costly than over-prediction of equal magnitude: the costs incurred when actual demand exceeds the forecast are larger than those incurred when the forecast exceeds actual demand (</w:t>
      </w:r>
      <m:oMath>
        <m:sSub>
          <m:sSubPr>
            <m:ctrlPr>
              <w:rPr>
                <w:rFonts w:ascii="Cambria Math" w:hAnsi="Cambria Math"/>
              </w:rPr>
            </m:ctrlPr>
          </m:sSubPr>
          <m:e>
            <m:r>
              <w:rPr>
                <w:rFonts w:ascii="Cambria Math" w:hAnsi="Cambria Math"/>
              </w:rPr>
              <m:t>c</m:t>
            </m:r>
          </m:e>
          <m:sub>
            <m:r>
              <w:rPr>
                <w:rFonts w:ascii="Cambria Math" w:hAnsi="Cambria Math"/>
              </w:rPr>
              <m:t>u</m:t>
            </m:r>
          </m:sub>
        </m:sSub>
        <m:r>
          <m:rPr>
            <m:sty m:val="p"/>
          </m:rPr>
          <w:rPr>
            <w:rFonts w:ascii="Cambria Math" w:hAnsi="Cambria Math"/>
          </w:rPr>
          <m:t>&gt;</m:t>
        </m:r>
        <m:sSub>
          <m:sSubPr>
            <m:ctrlPr>
              <w:rPr>
                <w:rFonts w:ascii="Cambria Math" w:hAnsi="Cambria Math"/>
              </w:rPr>
            </m:ctrlPr>
          </m:sSubPr>
          <m:e>
            <m:r>
              <w:rPr>
                <w:rFonts w:ascii="Cambria Math" w:hAnsi="Cambria Math"/>
              </w:rPr>
              <m:t>c</m:t>
            </m:r>
          </m:e>
          <m:sub>
            <m:r>
              <w:rPr>
                <w:rFonts w:ascii="Cambria Math" w:hAnsi="Cambria Math"/>
              </w:rPr>
              <m:t>o</m:t>
            </m:r>
          </m:sub>
        </m:sSub>
        <m:r>
          <m:rPr>
            <m:sty m:val="p"/>
          </m:rPr>
          <w:rPr>
            <w:rFonts w:ascii="Cambria Math" w:hAnsi="Cambria Math"/>
          </w:rPr>
          <m:t>&gt;</m:t>
        </m:r>
        <m:r>
          <w:rPr>
            <w:rFonts w:ascii="Cambria Math" w:hAnsi="Cambria Math"/>
          </w:rPr>
          <m:t>0</m:t>
        </m:r>
      </m:oMath>
      <w:r>
        <w:t>).</w:t>
      </w:r>
    </w:p>
    <w:p w14:paraId="4A44FDEF" w14:textId="77777777" w:rsidR="006830B8" w:rsidRDefault="006830B8" w:rsidP="00140BB6">
      <w:pPr>
        <w:pStyle w:val="OpeningParagraph"/>
        <w:numPr>
          <w:ilvl w:val="0"/>
          <w:numId w:val="16"/>
        </w:numPr>
      </w:pPr>
      <w:r>
        <w:rPr>
          <w:b/>
          <w:bCs/>
        </w:rPr>
        <w:t>Monotonicity.</w:t>
      </w:r>
      <w:r>
        <w:t xml:space="preserve"> Costs are non-decreasing in the magnitude of the prediction error: larger errors are never cheaper than smaller errors, in either direction.</w:t>
      </w:r>
    </w:p>
    <w:p w14:paraId="53CE8A5F" w14:textId="77777777" w:rsidR="006830B8" w:rsidRDefault="006830B8" w:rsidP="00140BB6">
      <w:pPr>
        <w:pStyle w:val="OpeningParagraph"/>
        <w:numPr>
          <w:ilvl w:val="0"/>
          <w:numId w:val="16"/>
        </w:numPr>
      </w:pPr>
      <w:r>
        <w:rPr>
          <w:b/>
          <w:bCs/>
        </w:rPr>
        <w:t>Known, differentiable costs.</w:t>
      </w:r>
      <w:r>
        <w:t xml:space="preserve"> For the purposes of this paper we assume that the cost functions are known and differentiable, so they can be incorporated directly as training objectives for gradient-based optimisers.</w:t>
      </w:r>
    </w:p>
    <w:p w14:paraId="359F4278" w14:textId="670F910C" w:rsidR="006830B8" w:rsidRDefault="006830B8" w:rsidP="00140BB6">
      <w:pPr>
        <w:pStyle w:val="Heading3"/>
      </w:pPr>
      <w:bookmarkStart w:id="85" w:name="cost-structure."/>
      <w:bookmarkEnd w:id="84"/>
      <w:r>
        <w:t>Cost structure</w:t>
      </w:r>
    </w:p>
    <w:p w14:paraId="39C5B4E9" w14:textId="4617996F" w:rsidR="006830B8" w:rsidRDefault="006830B8" w:rsidP="00140BB6">
      <w:pPr>
        <w:pStyle w:val="OpeningParagraph"/>
      </w:pPr>
      <w:r>
        <w:t xml:space="preserve">Let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R</m:t>
            </m:r>
          </m:e>
          <m:sub>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R</m:t>
            </m:r>
          </m:e>
          <m:sub>
            <m:r>
              <m:rPr>
                <m:sty m:val="p"/>
              </m:rPr>
              <w:rPr>
                <w:rFonts w:ascii="Cambria Math" w:hAnsi="Cambria Math"/>
              </w:rPr>
              <m:t>≥</m:t>
            </m:r>
            <m:r>
              <w:rPr>
                <w:rFonts w:ascii="Cambria Math" w:hAnsi="Cambria Math"/>
              </w:rPr>
              <m:t>0</m:t>
            </m:r>
          </m:sub>
        </m:sSub>
      </m:oMath>
      <w:r>
        <w:t xml:space="preserve"> and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R</m:t>
            </m:r>
          </m:e>
          <m:sub>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R</m:t>
            </m:r>
          </m:e>
          <m:sub>
            <m:r>
              <m:rPr>
                <m:sty m:val="p"/>
              </m:rPr>
              <w:rPr>
                <w:rFonts w:ascii="Cambria Math" w:hAnsi="Cambria Math"/>
              </w:rPr>
              <m:t>≥</m:t>
            </m:r>
            <m:r>
              <w:rPr>
                <w:rFonts w:ascii="Cambria Math" w:hAnsi="Cambria Math"/>
              </w:rPr>
              <m:t>0</m:t>
            </m:r>
          </m:sub>
        </m:sSub>
      </m:oMath>
      <w:r>
        <w:t xml:space="preserve"> denote the cost functions for over- and under-prediction</w:t>
      </w:r>
      <w:r w:rsidR="001C6E4B">
        <w:t>,</w:t>
      </w:r>
      <w:r>
        <w:t xml:space="preserve"> respectively, where the argument is the magnitude of the error. The total realised cost of </w:t>
      </w:r>
      <w:r w:rsidR="001C6E4B">
        <w:t xml:space="preserve">a </w:t>
      </w:r>
      <w:r>
        <w:t xml:space="preserve">procurement decision </w:t>
      </w:r>
      <m:oMath>
        <m:r>
          <w:rPr>
            <w:rFonts w:ascii="Cambria Math" w:hAnsi="Cambria Math"/>
          </w:rPr>
          <m:t>p</m:t>
        </m:r>
      </m:oMath>
      <w:r>
        <w:t xml:space="preserve"> against actual demand </w:t>
      </w:r>
      <m:oMath>
        <m:r>
          <w:rPr>
            <w:rFonts w:ascii="Cambria Math" w:hAnsi="Cambria Math"/>
          </w:rPr>
          <m:t>X</m:t>
        </m:r>
      </m:oMath>
      <w:r>
        <w:t xml:space="preserve"> is:</w:t>
      </w:r>
    </w:p>
    <w:p w14:paraId="70BA14C6" w14:textId="77777777" w:rsidR="006830B8" w:rsidRDefault="006830B8" w:rsidP="00140BB6">
      <w:pPr>
        <w:pStyle w:val="OpeningParagraph"/>
      </w:pPr>
      <m:oMathPara>
        <m:oMathParaPr>
          <m:jc m:val="center"/>
        </m:oMathParaPr>
        <m:oMath>
          <m:r>
            <w:rPr>
              <w:rFonts w:ascii="Cambria Math" w:hAnsi="Cambria Math"/>
            </w:rPr>
            <m:t>C</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X</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m:rPr>
                            <m:scr m:val="script"/>
                            <m:sty m:val="p"/>
                          </m:rPr>
                          <w:rPr>
                            <w:rFonts w:ascii="Cambria Math" w:hAnsi="Cambria Math"/>
                          </w:rPr>
                          <m:t>l</m:t>
                        </m:r>
                      </m:e>
                      <m:sub>
                        <m:r>
                          <w:rPr>
                            <w:rFonts w:ascii="Cambria Math" w:hAnsi="Cambria Math"/>
                          </w:rPr>
                          <m:t>o</m:t>
                        </m:r>
                      </m:sub>
                    </m:sSub>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X</m:t>
                        </m:r>
                      </m:e>
                    </m:d>
                  </m:e>
                  <m:e>
                    <m:r>
                      <m:rPr>
                        <m:nor/>
                      </m:rPr>
                      <m:t xml:space="preserve">if </m:t>
                    </m:r>
                    <m:r>
                      <w:rPr>
                        <w:rFonts w:ascii="Cambria Math" w:hAnsi="Cambria Math"/>
                      </w:rPr>
                      <m:t>X</m:t>
                    </m:r>
                    <m:r>
                      <m:rPr>
                        <m:sty m:val="p"/>
                      </m:rPr>
                      <w:rPr>
                        <w:rFonts w:ascii="Cambria Math" w:hAnsi="Cambria Math"/>
                      </w:rPr>
                      <m:t>≤</m:t>
                    </m:r>
                    <m:r>
                      <w:rPr>
                        <w:rFonts w:ascii="Cambria Math" w:hAnsi="Cambria Math"/>
                      </w:rPr>
                      <m:t>p </m:t>
                    </m:r>
                    <m:r>
                      <m:rPr>
                        <m:nor/>
                      </m:rPr>
                      <m:t>(over-prediction)</m:t>
                    </m:r>
                  </m:e>
                </m:mr>
                <m:mr>
                  <m:e>
                    <m:sSub>
                      <m:sSubPr>
                        <m:ctrlPr>
                          <w:rPr>
                            <w:rFonts w:ascii="Cambria Math" w:hAnsi="Cambria Math"/>
                          </w:rPr>
                        </m:ctrlPr>
                      </m:sSubPr>
                      <m:e>
                        <m:r>
                          <m:rPr>
                            <m:scr m:val="script"/>
                            <m:sty m:val="p"/>
                          </m:rPr>
                          <w:rPr>
                            <w:rFonts w:ascii="Cambria Math" w:hAnsi="Cambria Math"/>
                          </w:rPr>
                          <m:t>l</m:t>
                        </m:r>
                      </m:e>
                      <m:sub>
                        <m:r>
                          <w:rPr>
                            <w:rFonts w:ascii="Cambria Math" w:hAnsi="Cambria Math"/>
                          </w:rPr>
                          <m:t>u</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p</m:t>
                        </m:r>
                      </m:e>
                    </m:d>
                  </m:e>
                  <m:e>
                    <m:r>
                      <m:rPr>
                        <m:nor/>
                      </m:rPr>
                      <m:t xml:space="preserve">if </m:t>
                    </m:r>
                    <m:r>
                      <w:rPr>
                        <w:rFonts w:ascii="Cambria Math" w:hAnsi="Cambria Math"/>
                      </w:rPr>
                      <m:t>X</m:t>
                    </m:r>
                    <m:r>
                      <m:rPr>
                        <m:sty m:val="p"/>
                      </m:rPr>
                      <w:rPr>
                        <w:rFonts w:ascii="Cambria Math" w:hAnsi="Cambria Math"/>
                      </w:rPr>
                      <m:t>&gt;</m:t>
                    </m:r>
                    <m:r>
                      <w:rPr>
                        <w:rFonts w:ascii="Cambria Math" w:hAnsi="Cambria Math"/>
                      </w:rPr>
                      <m:t>p </m:t>
                    </m:r>
                    <m:r>
                      <m:rPr>
                        <m:nor/>
                      </m:rPr>
                      <m:t>(under-prediction)</m:t>
                    </m:r>
                  </m:e>
                </m:mr>
              </m:m>
            </m:e>
          </m:d>
        </m:oMath>
      </m:oMathPara>
    </w:p>
    <w:p w14:paraId="2DBBF0BC" w14:textId="5B3C725E" w:rsidR="006830B8" w:rsidRDefault="006830B8" w:rsidP="00140BB6">
      <w:pPr>
        <w:pStyle w:val="Heading3"/>
      </w:pPr>
      <w:bookmarkStart w:id="86" w:name="goal."/>
      <w:bookmarkEnd w:id="85"/>
      <w:r>
        <w:t>Goal</w:t>
      </w:r>
    </w:p>
    <w:p w14:paraId="1E0F1911" w14:textId="77777777" w:rsidR="006830B8" w:rsidRDefault="006830B8" w:rsidP="00A83E9D">
      <w:pPr>
        <w:pStyle w:val="OpeningParagraph"/>
      </w:pPr>
      <w:r>
        <w:t xml:space="preserve">The objective is to find a procurement decision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t xml:space="preserve"> that minimises the </w:t>
      </w:r>
      <w:r>
        <w:rPr>
          <w:i/>
          <w:iCs/>
        </w:rPr>
        <w:t>expected cost</w:t>
      </w:r>
      <w:r>
        <w:t>, and not the expected prediction error.</w:t>
      </w:r>
    </w:p>
    <w:p w14:paraId="44416091" w14:textId="126607F3" w:rsidR="006830B8" w:rsidRDefault="006830B8" w:rsidP="00140BB6">
      <w:pPr>
        <w:pStyle w:val="Heading3"/>
      </w:pPr>
      <w:bookmarkStart w:id="87" w:name="sec:newsvendor"/>
      <w:bookmarkEnd w:id="86"/>
      <w:r>
        <w:t>The Newsvendor Special Case</w:t>
      </w:r>
    </w:p>
    <w:p w14:paraId="1B2267C8" w14:textId="5130124A" w:rsidR="006830B8" w:rsidDel="00337B24" w:rsidRDefault="001C6E4B" w:rsidP="00A83E9D">
      <w:pPr>
        <w:pStyle w:val="OpeningParagraph"/>
        <w:rPr>
          <w:del w:id="88" w:author="Or Aleksandrowicz" w:date="2026-08-08T20:43:00Z" w16du:dateUtc="2026-08-08T17:43:00Z"/>
        </w:rPr>
      </w:pPr>
      <w:r>
        <w:t>T</w:t>
      </w:r>
      <w:r w:rsidR="006830B8">
        <w:t xml:space="preserve">o gain analytical insight, we first consider the classical special case in which costs are </w:t>
      </w:r>
      <w:r w:rsidR="006830B8">
        <w:rPr>
          <w:i/>
          <w:iCs/>
        </w:rPr>
        <w:t>linear</w:t>
      </w:r>
      <w:r>
        <w:rPr>
          <w:i/>
          <w:iCs/>
        </w:rPr>
        <w:t>,</w:t>
      </w:r>
      <w:r w:rsidR="006830B8">
        <w:t xml:space="preserve"> the setting of the </w:t>
      </w:r>
      <w:r w:rsidR="006830B8">
        <w:rPr>
          <w:i/>
          <w:iCs/>
        </w:rPr>
        <w:t>newsvendor model</w:t>
      </w:r>
      <w:r w:rsidR="006830B8">
        <w:t> </w:t>
      </w:r>
      <w:r w:rsidR="00337B24">
        <w:fldChar w:fldCharType="begin"/>
      </w:r>
      <w:r w:rsidR="00337B24">
        <w:instrText xml:space="preserve"> ADDIN EN.CITE &lt;EndNote&gt;&lt;Cite&gt;&lt;Author&gt;Arrow&lt;/Author&gt;&lt;Year&gt;1951&lt;/Year&gt;&lt;RecNum&gt;11147&lt;/RecNum&gt;&lt;DisplayText&gt;(Arrow et al., 1951)&lt;/DisplayText&gt;&lt;record&gt;&lt;rec-number&gt;11147&lt;/rec-number&gt;&lt;foreign-keys&gt;&lt;key app="EN" db-id="xe0xrpetqz2ddle999axs9sqz5x9xaevww9v" timestamp="1785688124" guid="fd5a9fc9-ae17-4d12-a442-1beaecc59478"&gt;11147&lt;/key&gt;&lt;/foreign-keys&gt;&lt;ref-type name="Journal Article"&gt;17&lt;/ref-type&gt;&lt;contributors&gt;&lt;authors&gt;&lt;author&gt;Arrow, Kenneth J.&lt;/author&gt;&lt;author&gt;Harris, Theodore&lt;/author&gt;&lt;author&gt;Marschak, Jacob&lt;/author&gt;&lt;/authors&gt;&lt;/contributors&gt;&lt;titles&gt;&lt;title&gt;Optimal Inventory Policy&lt;/title&gt;&lt;secondary-title&gt;Econometrica&lt;/secondary-title&gt;&lt;/titles&gt;&lt;periodical&gt;&lt;full-title&gt;Econometrica&lt;/full-title&gt;&lt;/periodical&gt;&lt;volume&gt;19&lt;/volume&gt;&lt;number&gt;3&lt;/number&gt;&lt;section&gt;250&lt;/section&gt;&lt;dates&gt;&lt;year&gt;1951&lt;/year&gt;&lt;/dates&gt;&lt;isbn&gt;00129682&lt;/isbn&gt;&lt;urls&gt;&lt;/urls&gt;&lt;electronic-resource-num&gt;10.2307/1906813&lt;/electronic-resource-num&gt;&lt;/record&gt;&lt;/Cite&gt;&lt;/EndNote&gt;</w:instrText>
      </w:r>
      <w:r w:rsidR="00337B24">
        <w:fldChar w:fldCharType="separate"/>
      </w:r>
      <w:r w:rsidR="00337B24">
        <w:rPr>
          <w:noProof/>
        </w:rPr>
        <w:t>(Arrow et al., 1951)</w:t>
      </w:r>
      <w:r w:rsidR="00337B24">
        <w:fldChar w:fldCharType="end"/>
      </w:r>
      <w:r w:rsidR="006830B8">
        <w:t xml:space="preserve">, a classical inventory-theoretic framework in which a decision-maker commits to a quantity before demand is realised. Let </w:t>
      </w:r>
      <m:oMath>
        <m:sSub>
          <m:sSubPr>
            <m:ctrlPr>
              <w:rPr>
                <w:rFonts w:ascii="Cambria Math" w:hAnsi="Cambria Math"/>
              </w:rPr>
            </m:ctrlPr>
          </m:sSubPr>
          <m:e>
            <m:r>
              <w:rPr>
                <w:rFonts w:ascii="Cambria Math" w:hAnsi="Cambria Math"/>
              </w:rPr>
              <m:t>c</m:t>
            </m:r>
          </m:e>
          <m:sub>
            <m:r>
              <w:rPr>
                <w:rFonts w:ascii="Cambria Math" w:hAnsi="Cambria Math"/>
              </w:rPr>
              <m:t>o</m:t>
            </m:r>
          </m:sub>
        </m:sSub>
        <m:r>
          <m:rPr>
            <m:sty m:val="p"/>
          </m:rPr>
          <w:rPr>
            <w:rFonts w:ascii="Cambria Math" w:hAnsi="Cambria Math"/>
          </w:rPr>
          <m:t>&gt;</m:t>
        </m:r>
        <m:r>
          <w:rPr>
            <w:rFonts w:ascii="Cambria Math" w:hAnsi="Cambria Math"/>
          </w:rPr>
          <m:t>0</m:t>
        </m:r>
      </m:oMath>
      <w:r w:rsidR="006830B8">
        <w:t xml:space="preserve"> and </w:t>
      </w:r>
      <m:oMath>
        <m:sSub>
          <m:sSubPr>
            <m:ctrlPr>
              <w:rPr>
                <w:rFonts w:ascii="Cambria Math" w:hAnsi="Cambria Math"/>
              </w:rPr>
            </m:ctrlPr>
          </m:sSubPr>
          <m:e>
            <m:r>
              <w:rPr>
                <w:rFonts w:ascii="Cambria Math" w:hAnsi="Cambria Math"/>
              </w:rPr>
              <m:t>c</m:t>
            </m:r>
          </m:e>
          <m:sub>
            <m:r>
              <w:rPr>
                <w:rFonts w:ascii="Cambria Math" w:hAnsi="Cambria Math"/>
              </w:rPr>
              <m:t>u</m:t>
            </m:r>
          </m:sub>
        </m:sSub>
        <m:r>
          <m:rPr>
            <m:sty m:val="p"/>
          </m:rPr>
          <w:rPr>
            <w:rFonts w:ascii="Cambria Math" w:hAnsi="Cambria Math"/>
          </w:rPr>
          <m:t>&gt;</m:t>
        </m:r>
        <m:sSub>
          <m:sSubPr>
            <m:ctrlPr>
              <w:rPr>
                <w:rFonts w:ascii="Cambria Math" w:hAnsi="Cambria Math"/>
              </w:rPr>
            </m:ctrlPr>
          </m:sSubPr>
          <m:e>
            <m:r>
              <w:rPr>
                <w:rFonts w:ascii="Cambria Math" w:hAnsi="Cambria Math"/>
              </w:rPr>
              <m:t>c</m:t>
            </m:r>
          </m:e>
          <m:sub>
            <m:r>
              <w:rPr>
                <w:rFonts w:ascii="Cambria Math" w:hAnsi="Cambria Math"/>
              </w:rPr>
              <m:t>o</m:t>
            </m:r>
          </m:sub>
        </m:sSub>
      </m:oMath>
      <w:r w:rsidR="006830B8">
        <w:t xml:space="preserve"> be the per-unit overage and underage costs.</w:t>
      </w:r>
    </w:p>
    <w:p w14:paraId="11F4139D" w14:textId="6AE4258D" w:rsidR="006830B8" w:rsidRDefault="00337B24">
      <w:pPr>
        <w:pStyle w:val="OpeningParagraph"/>
        <w:pPrChange w:id="89" w:author="Or Aleksandrowicz" w:date="2026-08-08T20:43:00Z" w16du:dateUtc="2026-08-08T17:43:00Z">
          <w:pPr>
            <w:pStyle w:val="IndentParagraph"/>
          </w:pPr>
        </w:pPrChange>
      </w:pPr>
      <w:ins w:id="90" w:author="Or Aleksandrowicz" w:date="2026-08-08T20:43:00Z" w16du:dateUtc="2026-08-08T17:43:00Z">
        <w:r>
          <w:t xml:space="preserve"> </w:t>
        </w:r>
      </w:ins>
      <w:r w:rsidR="006830B8">
        <w:t xml:space="preserve">This is a </w:t>
      </w:r>
      <w:r w:rsidR="001D6B3C">
        <w:t>well-known</w:t>
      </w:r>
      <w:r w:rsidR="006830B8">
        <w:t xml:space="preserve"> problem in which the optimal procurement level is given by the critical fractile formula:</w:t>
      </w:r>
    </w:p>
    <w:p w14:paraId="5BA12B1A" w14:textId="77777777" w:rsidR="006830B8" w:rsidRDefault="005C01CA" w:rsidP="00A83E9D">
      <w:pPr>
        <w:pStyle w:val="OpeningParagraph"/>
      </w:pPr>
      <m:oMathPara>
        <m:oMathParaPr>
          <m:jc m:val="center"/>
        </m:oMathParaP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r>
                <w:rPr>
                  <w:rFonts w:ascii="Cambria Math" w:hAnsi="Cambria Math"/>
                </w:rPr>
                <m:t>1</m:t>
              </m:r>
            </m:sup>
          </m:sSup>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u</m:t>
                      </m:r>
                    </m:sub>
                  </m:sSub>
                </m:num>
                <m:den>
                  <m:sSub>
                    <m:sSubPr>
                      <m:ctrlPr>
                        <w:rPr>
                          <w:rFonts w:ascii="Cambria Math" w:hAnsi="Cambria Math"/>
                        </w:rPr>
                      </m:ctrlPr>
                    </m:sSubPr>
                    <m:e>
                      <m:r>
                        <w:rPr>
                          <w:rFonts w:ascii="Cambria Math" w:hAnsi="Cambria Math"/>
                        </w:rPr>
                        <m:t>c</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o</m:t>
                      </m:r>
                    </m:sub>
                  </m:sSub>
                </m:den>
              </m:f>
            </m:e>
          </m:d>
        </m:oMath>
      </m:oMathPara>
    </w:p>
    <w:p w14:paraId="50FF5FB5" w14:textId="77777777" w:rsidR="006830B8" w:rsidRDefault="006830B8" w:rsidP="006830B8">
      <w:pPr>
        <w:pStyle w:val="Heading2"/>
      </w:pPr>
      <w:bookmarkStart w:id="91" w:name="_Toc236589743"/>
      <w:bookmarkStart w:id="92" w:name="sec:limitations_nv"/>
      <w:bookmarkEnd w:id="83"/>
      <w:bookmarkEnd w:id="87"/>
      <w:r>
        <w:t>Limitations of the Linear Newsvendor Framework</w:t>
      </w:r>
      <w:bookmarkEnd w:id="91"/>
    </w:p>
    <w:p w14:paraId="700785BB" w14:textId="12A00DF2" w:rsidR="006830B8" w:rsidDel="00FC3C25" w:rsidRDefault="006830B8" w:rsidP="001D6B3C">
      <w:pPr>
        <w:pStyle w:val="OpeningParagraph"/>
        <w:rPr>
          <w:del w:id="93" w:author="Or Aleksandrowicz" w:date="2026-08-08T20:44:00Z" w16du:dateUtc="2026-08-08T17:44:00Z"/>
        </w:rPr>
      </w:pPr>
      <w:r>
        <w:lastRenderedPageBreak/>
        <w:t>While the newsvendor model provides a tractable and theoretically grounded formulation, it does not always capture the complexities of real-world electricity markets.</w:t>
      </w:r>
    </w:p>
    <w:p w14:paraId="6BA2551C" w14:textId="52439530" w:rsidR="006830B8" w:rsidRDefault="00FC3C25">
      <w:pPr>
        <w:pStyle w:val="OpeningParagraph"/>
        <w:pPrChange w:id="94" w:author="Or Aleksandrowicz" w:date="2026-08-08T20:44:00Z" w16du:dateUtc="2026-08-08T17:44:00Z">
          <w:pPr>
            <w:pStyle w:val="IndentParagraph"/>
          </w:pPr>
        </w:pPrChange>
      </w:pPr>
      <w:ins w:id="95" w:author="Or Aleksandrowicz" w:date="2026-08-08T20:44:00Z" w16du:dateUtc="2026-08-08T17:44:00Z">
        <w:r>
          <w:t xml:space="preserve"> </w:t>
        </w:r>
      </w:ins>
      <w:r w:rsidR="006830B8">
        <w:t>Our general formulation (Equation </w:t>
      </w:r>
      <w:r w:rsidR="006830B8">
        <w:fldChar w:fldCharType="begin"/>
      </w:r>
      <w:r w:rsidR="006830B8">
        <w:instrText>HYPERLINK \l "eq:cost" \h</w:instrText>
      </w:r>
      <w:r w:rsidR="006830B8">
        <w:fldChar w:fldCharType="separate"/>
      </w:r>
      <w:r w:rsidR="006830B8">
        <w:rPr>
          <w:rStyle w:val="Hyperlink"/>
        </w:rPr>
        <w:t>[eq:cost]</w:t>
      </w:r>
      <w:r w:rsidR="006830B8">
        <w:fldChar w:fldCharType="end"/>
      </w:r>
      <w:r w:rsidR="006830B8">
        <w:t>) addresses this limitation: it does not assume linear costs and it does not require knowledge of the demand distribution, relying instead on empirical samples via the training loss.</w:t>
      </w:r>
    </w:p>
    <w:p w14:paraId="4DA80EE1" w14:textId="77777777" w:rsidR="006830B8" w:rsidRDefault="006830B8" w:rsidP="006830B8">
      <w:pPr>
        <w:pStyle w:val="Heading2"/>
      </w:pPr>
      <w:bookmarkStart w:id="96" w:name="_Toc236589744"/>
      <w:bookmarkStart w:id="97" w:name="synthetic-cost-functions-for-evaluation"/>
      <w:bookmarkEnd w:id="92"/>
      <w:r>
        <w:t>Synthetic Cost Functions for Evaluation</w:t>
      </w:r>
      <w:bookmarkEnd w:id="96"/>
    </w:p>
    <w:p w14:paraId="434FA362" w14:textId="654A26A7" w:rsidR="006830B8" w:rsidDel="006B3166" w:rsidRDefault="006830B8" w:rsidP="001D6B3C">
      <w:pPr>
        <w:pStyle w:val="OpeningParagraph"/>
        <w:rPr>
          <w:del w:id="98" w:author="Or Aleksandrowicz" w:date="2026-08-08T20:45:00Z" w16du:dateUtc="2026-08-08T17:45:00Z"/>
        </w:rPr>
      </w:pPr>
      <w:r>
        <w:t>Since we do not have access to actual cost data from the electricity market operator, we evaluate</w:t>
      </w:r>
      <w:ins w:id="99" w:author="Or Aleksandrowicz" w:date="2026-08-08T20:45:00Z" w16du:dateUtc="2026-08-08T17:45:00Z">
        <w:r w:rsidR="00897855">
          <w:t>d</w:t>
        </w:r>
      </w:ins>
      <w:r>
        <w:t xml:space="preserve"> our models against </w:t>
      </w:r>
      <w:r>
        <w:rPr>
          <w:i/>
          <w:iCs/>
        </w:rPr>
        <w:t>synthetic</w:t>
      </w:r>
      <w:r>
        <w:t xml:space="preserve"> cost functions that satisfy the qualitative properties stated in the problem formulation.</w:t>
      </w:r>
    </w:p>
    <w:p w14:paraId="613BB1AE" w14:textId="05BCAA11" w:rsidR="006830B8" w:rsidRDefault="006B3166">
      <w:pPr>
        <w:pStyle w:val="OpeningParagraph"/>
        <w:pPrChange w:id="100" w:author="Or Aleksandrowicz" w:date="2026-08-08T20:45:00Z" w16du:dateUtc="2026-08-08T17:45:00Z">
          <w:pPr>
            <w:pStyle w:val="IndentParagraph"/>
          </w:pPr>
        </w:pPrChange>
      </w:pPr>
      <w:ins w:id="101" w:author="Or Aleksandrowicz" w:date="2026-08-08T20:45:00Z" w16du:dateUtc="2026-08-08T17:45:00Z">
        <w:r>
          <w:t xml:space="preserve"> </w:t>
        </w:r>
      </w:ins>
      <w:r w:rsidR="006830B8">
        <w:t>For simplicity, we conduct</w:t>
      </w:r>
      <w:ins w:id="102" w:author="Or Aleksandrowicz" w:date="2026-08-08T20:45:00Z" w16du:dateUtc="2026-08-08T17:45:00Z">
        <w:r>
          <w:t>ed</w:t>
        </w:r>
      </w:ins>
      <w:r w:rsidR="006830B8">
        <w:t xml:space="preserve"> our main evaluation using two </w:t>
      </w:r>
      <w:r w:rsidR="006830B8">
        <w:rPr>
          <w:i/>
          <w:iCs/>
        </w:rPr>
        <w:t>pinball loss</w:t>
      </w:r>
      <w:r w:rsidR="006830B8">
        <w:t xml:space="preserve"> functions with under/over-prediction cost ratios of </w:t>
      </w:r>
      <m:oMath>
        <m:r>
          <w:rPr>
            <w:rFonts w:ascii="Cambria Math" w:hAnsi="Cambria Math"/>
          </w:rPr>
          <m:t>1​</m:t>
        </m:r>
        <m:r>
          <m:rPr>
            <m:sty m:val="p"/>
          </m:rPr>
          <w:rPr>
            <w:rFonts w:ascii="Cambria Math" w:hAnsi="Cambria Math"/>
          </w:rPr>
          <m:t>:</m:t>
        </m:r>
        <m:r>
          <w:rPr>
            <w:rFonts w:ascii="Cambria Math" w:hAnsi="Cambria Math"/>
          </w:rPr>
          <m:t>​5</m:t>
        </m:r>
      </m:oMath>
      <w:r w:rsidR="006830B8">
        <w:t xml:space="preserve"> and </w:t>
      </w:r>
      <m:oMath>
        <m:r>
          <w:rPr>
            <w:rFonts w:ascii="Cambria Math" w:hAnsi="Cambria Math"/>
          </w:rPr>
          <m:t>1​</m:t>
        </m:r>
        <m:r>
          <m:rPr>
            <m:sty m:val="p"/>
          </m:rPr>
          <w:rPr>
            <w:rFonts w:ascii="Cambria Math" w:hAnsi="Cambria Math"/>
          </w:rPr>
          <m:t>:</m:t>
        </m:r>
        <m:r>
          <w:rPr>
            <w:rFonts w:ascii="Cambria Math" w:hAnsi="Cambria Math"/>
          </w:rPr>
          <m:t>​20</m:t>
        </m:r>
      </m:oMath>
      <w:del w:id="103" w:author="Or Aleksandrowicz" w:date="2026-08-08T20:45:00Z" w16du:dateUtc="2026-08-08T17:45:00Z">
        <w:r w:rsidR="006830B8" w:rsidDel="00C247FF">
          <w:delText xml:space="preserve"> </w:delText>
        </w:r>
      </w:del>
      <w:ins w:id="104" w:author="Or Aleksandrowicz" w:date="2026-08-08T20:45:00Z" w16du:dateUtc="2026-08-08T17:45:00Z">
        <w:r w:rsidR="00C247FF">
          <w:t xml:space="preserve">, </w:t>
        </w:r>
      </w:ins>
      <w:r w:rsidR="006830B8">
        <w:t>respectively. These ratios are consistent with the findings of prior work on asymmetric costs in electricity demand forecasting, which reports that the cost of under-prediction typically exceeds the cost of over-prediction by a factor of five to twenty</w:t>
      </w:r>
      <w:del w:id="105" w:author="Or Aleksandrowicz" w:date="2026-08-08T20:46:00Z" w16du:dateUtc="2026-08-08T17:46:00Z">
        <w:r w:rsidR="006830B8" w:rsidDel="00A809D8">
          <w:delText> (Weron 2014)</w:delText>
        </w:r>
      </w:del>
      <w:ins w:id="106" w:author="Or Aleksandrowicz" w:date="2026-08-08T20:46:00Z" w16du:dateUtc="2026-08-08T17:46:00Z">
        <w:r w:rsidR="00A809D8">
          <w:t xml:space="preserve"> </w:t>
        </w:r>
      </w:ins>
      <w:r w:rsidR="00A809D8">
        <w:fldChar w:fldCharType="begin"/>
      </w:r>
      <w:r w:rsidR="00A809D8">
        <w:instrText xml:space="preserve"> ADDIN EN.CITE &lt;EndNote&gt;&lt;Cite&gt;&lt;Author&gt;Weron&lt;/Author&gt;&lt;Year&gt;2014&lt;/Year&gt;&lt;RecNum&gt;11136&lt;/RecNum&gt;&lt;DisplayText&gt;(Weron, 2014)&lt;/DisplayText&gt;&lt;record&gt;&lt;rec-number&gt;11136&lt;/rec-number&gt;&lt;foreign-keys&gt;&lt;key app="EN" db-id="xe0xrpetqz2ddle999axs9sqz5x9xaevww9v" timestamp="1785688094" guid="eea9c0ef-fdf8-429d-8e1d-533343c9220b"&gt;11136&lt;/key&gt;&lt;/foreign-keys&gt;&lt;ref-type name="Journal Article"&gt;17&lt;/ref-type&gt;&lt;contributors&gt;&lt;authors&gt;&lt;author&gt;Weron, Rafał&lt;/author&gt;&lt;/authors&gt;&lt;/contributors&gt;&lt;titles&gt;&lt;title&gt;Electricity price forecasting: A review of the state-of-the-art with a look into the future&lt;/title&gt;&lt;secondary-title&gt;International Journal of Forecasting&lt;/secondary-title&gt;&lt;/titles&gt;&lt;periodical&gt;&lt;full-title&gt;International Journal of Forecasting&lt;/full-title&gt;&lt;/periodical&gt;&lt;pages&gt;1030-1081&lt;/pages&gt;&lt;volume&gt;30&lt;/volume&gt;&lt;number&gt;4&lt;/number&gt;&lt;section&gt;1030&lt;/section&gt;&lt;dates&gt;&lt;year&gt;2014&lt;/year&gt;&lt;/dates&gt;&lt;isbn&gt;01692070&lt;/isbn&gt;&lt;urls&gt;&lt;/urls&gt;&lt;electronic-resource-num&gt;10.1016/j.ijforecast.2014.08.008&lt;/electronic-resource-num&gt;&lt;/record&gt;&lt;/Cite&gt;&lt;/EndNote&gt;</w:instrText>
      </w:r>
      <w:r w:rsidR="00A809D8">
        <w:fldChar w:fldCharType="separate"/>
      </w:r>
      <w:r w:rsidR="00A809D8">
        <w:rPr>
          <w:noProof/>
        </w:rPr>
        <w:t>(Weron, 2014)</w:t>
      </w:r>
      <w:r w:rsidR="00A809D8">
        <w:fldChar w:fldCharType="end"/>
      </w:r>
      <w:r w:rsidR="006830B8">
        <w:t>. Pinball losses are piecewise linear and widely used in quantile regression, making them a natural and interpretable baseline for cost-sensitive evaluation.</w:t>
      </w:r>
    </w:p>
    <w:p w14:paraId="4A1C3A33" w14:textId="77777777" w:rsidR="006830B8" w:rsidRDefault="006830B8" w:rsidP="006830B8">
      <w:pPr>
        <w:pStyle w:val="Heading1"/>
      </w:pPr>
      <w:bookmarkStart w:id="107" w:name="_Toc236589745"/>
      <w:bookmarkStart w:id="108" w:name="sec:method"/>
      <w:bookmarkEnd w:id="81"/>
      <w:bookmarkEnd w:id="97"/>
      <w:r>
        <w:t>Methods</w:t>
      </w:r>
      <w:bookmarkEnd w:id="107"/>
    </w:p>
    <w:p w14:paraId="37F19623" w14:textId="693A41B9" w:rsidR="006830B8" w:rsidRDefault="006830B8" w:rsidP="001D6B3C">
      <w:pPr>
        <w:pStyle w:val="OpeningParagraph"/>
      </w:pPr>
      <w:r>
        <w:t xml:space="preserve">The objective of this study </w:t>
      </w:r>
      <w:del w:id="109" w:author="Or Aleksandrowicz" w:date="2026-08-08T20:46:00Z" w16du:dateUtc="2026-08-08T17:46:00Z">
        <w:r w:rsidDel="00582401">
          <w:delText xml:space="preserve">is </w:delText>
        </w:r>
      </w:del>
      <w:ins w:id="110" w:author="Or Aleksandrowicz" w:date="2026-08-08T20:46:00Z" w16du:dateUtc="2026-08-08T17:46:00Z">
        <w:r w:rsidR="00582401">
          <w:t xml:space="preserve">was </w:t>
        </w:r>
      </w:ins>
      <w:r>
        <w:t xml:space="preserve">to determine whether a demand forecaster trained end-to-end to minimise an </w:t>
      </w:r>
      <w:r>
        <w:rPr>
          <w:i/>
          <w:iCs/>
        </w:rPr>
        <w:t>asymmetric operational cost</w:t>
      </w:r>
      <w:r>
        <w:t xml:space="preserve"> can outperform both a symmetric-loss model and the real operational forecast of the Israeli system operator, under the cost asymmetries characteristic of electricity procurement. This section describes the material and procedures used to answer that question: the dataset (Section </w:t>
      </w:r>
      <w:hyperlink w:anchor="sec:dataset">
        <w:r>
          <w:rPr>
            <w:rStyle w:val="Hyperlink"/>
          </w:rPr>
          <w:t>3.1</w:t>
        </w:r>
      </w:hyperlink>
      <w:r>
        <w:t>), the neural architecture and the three training objectives we compare, and the protocol under which they are evaluated (Section </w:t>
      </w:r>
      <w:hyperlink w:anchor="sec:model-training">
        <w:r>
          <w:rPr>
            <w:rStyle w:val="Hyperlink"/>
          </w:rPr>
          <w:t>3.2</w:t>
        </w:r>
      </w:hyperlink>
      <w:r>
        <w:t>).</w:t>
      </w:r>
    </w:p>
    <w:p w14:paraId="4A198DDD" w14:textId="77777777" w:rsidR="006830B8" w:rsidRDefault="006830B8" w:rsidP="006830B8">
      <w:pPr>
        <w:pStyle w:val="Heading2"/>
      </w:pPr>
      <w:bookmarkStart w:id="111" w:name="_Toc236589746"/>
      <w:bookmarkStart w:id="112" w:name="sec:dataset"/>
      <w:r>
        <w:t>Dataset</w:t>
      </w:r>
      <w:bookmarkEnd w:id="111"/>
    </w:p>
    <w:p w14:paraId="51642642" w14:textId="74D7987D" w:rsidR="006830B8" w:rsidRDefault="006830B8" w:rsidP="001D6B3C">
      <w:pPr>
        <w:pStyle w:val="OpeningParagraph"/>
      </w:pPr>
      <w:r>
        <w:lastRenderedPageBreak/>
        <w:t xml:space="preserve">The dataset is collected from the Israeli electricity market. Israel is a small country in the Middle East, covering an area of approximately </w:t>
      </w:r>
      <w:del w:id="113" w:author="Or Aleksandrowicz" w:date="2026-08-08T20:49:00Z" w16du:dateUtc="2026-08-08T17:49:00Z">
        <w:r w:rsidDel="007005AB">
          <w:delText>22,145</w:delText>
        </w:r>
      </w:del>
      <w:ins w:id="114" w:author="Or Aleksandrowicz" w:date="2026-08-08T20:49:00Z" w16du:dateUtc="2026-08-08T17:49:00Z">
        <w:r w:rsidR="007005AB">
          <w:t>20,</w:t>
        </w:r>
        <w:r w:rsidR="001C0D04">
          <w:t>770</w:t>
        </w:r>
      </w:ins>
      <w:r>
        <w:t> km</w:t>
      </w:r>
      <w:r>
        <w:rPr>
          <w:vertAlign w:val="superscript"/>
        </w:rPr>
        <w:t>2</w:t>
      </w:r>
      <w:r>
        <w:t xml:space="preserve"> with a population of roughly </w:t>
      </w:r>
      <w:del w:id="115" w:author="Or Aleksandrowicz" w:date="2026-08-08T20:48:00Z" w16du:dateUtc="2026-08-08T17:48:00Z">
        <w:r w:rsidDel="00580452">
          <w:delText>9.8</w:delText>
        </w:r>
      </w:del>
      <w:ins w:id="116" w:author="Or Aleksandrowicz" w:date="2026-08-08T20:48:00Z" w16du:dateUtc="2026-08-08T17:48:00Z">
        <w:r w:rsidR="00580452">
          <w:t>10</w:t>
        </w:r>
      </w:ins>
      <w:r>
        <w:t> million people</w:t>
      </w:r>
      <w:ins w:id="117" w:author="Or Aleksandrowicz" w:date="2026-08-08T20:48:00Z" w16du:dateUtc="2026-08-08T17:48:00Z">
        <w:r w:rsidR="00580452">
          <w:t xml:space="preserve"> as of 2026</w:t>
        </w:r>
      </w:ins>
      <w:r>
        <w:t xml:space="preserve">. </w:t>
      </w:r>
      <w:del w:id="118" w:author="Or Aleksandrowicz" w:date="2026-08-08T20:49:00Z" w16du:dateUtc="2026-08-08T17:49:00Z">
        <w:r w:rsidDel="001C0D04">
          <w:delText>Despite this small size, t</w:delText>
        </w:r>
      </w:del>
      <w:ins w:id="119" w:author="Or Aleksandrowicz" w:date="2026-08-08T20:49:00Z" w16du:dateUtc="2026-08-08T17:49:00Z">
        <w:r w:rsidR="001C0D04">
          <w:t>T</w:t>
        </w:r>
      </w:ins>
      <w:r>
        <w:t xml:space="preserve">he population </w:t>
      </w:r>
      <w:ins w:id="120" w:author="Or Aleksandrowicz" w:date="2026-08-08T20:50:00Z" w16du:dateUtc="2026-08-08T17:50:00Z">
        <w:r w:rsidR="0095027E">
          <w:t xml:space="preserve">geographic distribution </w:t>
        </w:r>
      </w:ins>
      <w:r>
        <w:t>is highly concentrated: the vast majority of Israelis live along the narrow Mediterranean coastal plain, a strip approximately 150 km long stretching from Haifa in the north through the greater Tel Aviv metropolitan area and on to Ashdod in the south. Figure </w:t>
      </w:r>
      <w:hyperlink w:anchor="fig:pop-density">
        <w:r>
          <w:rPr>
            <w:rStyle w:val="Hyperlink"/>
          </w:rPr>
          <w:t>1</w:t>
        </w:r>
      </w:hyperlink>
      <w:r>
        <w:t xml:space="preserve"> illustrates this concentration and directly motivates our choice of weather stations: Tel Aviv, Jerusalem, and Haifa are the three largest urban centres and together capture the climatic conditions experienced by the bulk of the population, whose electricity use drives the national demand signal.</w:t>
      </w:r>
    </w:p>
    <w:p w14:paraId="0A1C9D0D" w14:textId="77777777" w:rsidR="006830B8" w:rsidRDefault="006830B8" w:rsidP="006830B8">
      <w:pPr>
        <w:pStyle w:val="CaptionedFigure"/>
      </w:pPr>
      <w:r>
        <w:rPr>
          <w:noProof/>
        </w:rPr>
        <w:lastRenderedPageBreak/>
        <w:drawing>
          <wp:inline distT="0" distB="0" distL="0" distR="0" wp14:anchorId="46032C5C" wp14:editId="02C9ACC1">
            <wp:extent cx="3200400" cy="7281516"/>
            <wp:effectExtent l="0" t="0" r="0" b="0"/>
            <wp:docPr id="953154992" name="Picture"/>
            <wp:cNvGraphicFramePr/>
            <a:graphic xmlns:a="http://schemas.openxmlformats.org/drawingml/2006/main">
              <a:graphicData uri="http://schemas.openxmlformats.org/drawingml/2006/picture">
                <pic:pic xmlns:pic="http://schemas.openxmlformats.org/drawingml/2006/picture">
                  <pic:nvPicPr>
                    <pic:cNvPr id="36" name="Picture" descr="plot/Israel_population_density_2018.png"/>
                    <pic:cNvPicPr>
                      <a:picLocks noChangeAspect="1" noChangeArrowheads="1"/>
                    </pic:cNvPicPr>
                  </pic:nvPicPr>
                  <pic:blipFill>
                    <a:blip r:embed="rId8"/>
                    <a:stretch>
                      <a:fillRect/>
                    </a:stretch>
                  </pic:blipFill>
                  <pic:spPr bwMode="auto">
                    <a:xfrm>
                      <a:off x="0" y="0"/>
                      <a:ext cx="3200400" cy="7281516"/>
                    </a:xfrm>
                    <a:prstGeom prst="rect">
                      <a:avLst/>
                    </a:prstGeom>
                    <a:noFill/>
                    <a:ln w="9525">
                      <a:noFill/>
                      <a:headEnd/>
                      <a:tailEnd/>
                    </a:ln>
                  </pic:spPr>
                </pic:pic>
              </a:graphicData>
            </a:graphic>
          </wp:inline>
        </w:drawing>
      </w:r>
    </w:p>
    <w:p w14:paraId="06C1C4DB" w14:textId="357C376E" w:rsidR="006830B8" w:rsidRDefault="001D6B3C" w:rsidP="001D6B3C">
      <w:pPr>
        <w:pStyle w:val="Caption"/>
      </w:pPr>
      <w:r>
        <w:t xml:space="preserve">Figure </w:t>
      </w:r>
      <w:r>
        <w:fldChar w:fldCharType="begin"/>
      </w:r>
      <w:r>
        <w:instrText xml:space="preserve"> SEQ Figure \* ARABIC </w:instrText>
      </w:r>
      <w:r>
        <w:fldChar w:fldCharType="separate"/>
      </w:r>
      <w:r w:rsidR="00AA487D">
        <w:rPr>
          <w:noProof/>
        </w:rPr>
        <w:t>1</w:t>
      </w:r>
      <w:r>
        <w:fldChar w:fldCharType="end"/>
      </w:r>
      <w:r>
        <w:t xml:space="preserve">: </w:t>
      </w:r>
      <w:r w:rsidR="006830B8">
        <w:t>Population density of Israel (2018). The coastal plain, running approximately 150 km from Haifa to Ashdod, concentrates the overwhelming majority of the population. This spatial clustering justifies using weather observations from Tel Aviv, Haifa, and Jerusalem as the primary climatic features for demand forecasting.</w:t>
      </w:r>
      <w:ins w:id="121" w:author="Or Aleksandrowicz" w:date="2026-08-08T20:51:00Z" w16du:dateUtc="2026-08-08T17:51:00Z">
        <w:r w:rsidR="006946F4">
          <w:t xml:space="preserve"> </w:t>
        </w:r>
        <w:r w:rsidR="00CE74BF">
          <w:t>Population density is per 1 square kilometre</w:t>
        </w:r>
        <w:r w:rsidR="00F72544">
          <w:t>.</w:t>
        </w:r>
      </w:ins>
    </w:p>
    <w:p w14:paraId="32D0A7FE" w14:textId="0FEC1697" w:rsidR="001866C4" w:rsidRDefault="006830B8" w:rsidP="00767B19">
      <w:pPr>
        <w:pStyle w:val="OpeningParagraph"/>
        <w:rPr>
          <w:ins w:id="122" w:author="Or Aleksandrowicz" w:date="2026-08-08T21:22:00Z" w16du:dateUtc="2026-08-08T18:22:00Z"/>
        </w:rPr>
      </w:pPr>
      <w:r>
        <w:lastRenderedPageBreak/>
        <w:t>The dataset consists of two complementary sources: electricity consumption data obtained from the Israeli electricity system operator Noga</w:t>
      </w:r>
      <w:del w:id="123" w:author="Or Aleksandrowicz" w:date="2026-08-08T20:54:00Z" w16du:dateUtc="2026-08-08T17:54:00Z">
        <w:r w:rsidDel="00037A92">
          <w:delText> (“Noga – Israel Independent System Operator: Annual Hourly Consumption Data” 2025)</w:delText>
        </w:r>
      </w:del>
      <w:r>
        <w:t>,</w:t>
      </w:r>
      <w:r w:rsidR="004B2E65">
        <w:rPr>
          <w:rStyle w:val="FootnoteReference"/>
        </w:rPr>
        <w:footnoteReference w:id="2"/>
      </w:r>
      <w:r>
        <w:t xml:space="preserve"> and weather data sourced from the Israeli Meteorological Service</w:t>
      </w:r>
      <w:del w:id="124" w:author="Or Aleksandrowicz" w:date="2026-08-08T20:54:00Z" w16du:dateUtc="2026-08-08T17:54:00Z">
        <w:r w:rsidDel="00037A92">
          <w:delText> (“Israel Meteorological Service – Open Data Portal” 2025)</w:delText>
        </w:r>
      </w:del>
      <w:r>
        <w:t>.</w:t>
      </w:r>
      <w:r w:rsidR="00037A92">
        <w:rPr>
          <w:rStyle w:val="FootnoteReference"/>
        </w:rPr>
        <w:footnoteReference w:id="3"/>
      </w:r>
      <w:r>
        <w:t xml:space="preserve"> </w:t>
      </w:r>
      <w:ins w:id="125" w:author="Or Aleksandrowicz" w:date="2026-08-08T21:22:00Z" w16du:dateUtc="2026-08-08T18:22:00Z">
        <w:r w:rsidR="001866C4">
          <w:t>I</w:t>
        </w:r>
        <w:r w:rsidR="001866C4" w:rsidRPr="00DE6343">
          <w:t xml:space="preserve">n Israel, where the </w:t>
        </w:r>
        <w:r w:rsidR="001866C4" w:rsidRPr="00F12E4E">
          <w:t xml:space="preserve">percentage of households with air conditioning systems </w:t>
        </w:r>
        <w:r w:rsidR="001866C4">
          <w:t>is currently</w:t>
        </w:r>
        <w:r w:rsidR="001866C4" w:rsidRPr="00F12E4E">
          <w:t xml:space="preserve"> 96.5% (ranging from </w:t>
        </w:r>
        <w:r w:rsidR="001866C4" w:rsidRPr="00F12E4E">
          <w:rPr>
            <w:lang w:val="en-US"/>
          </w:rPr>
          <w:t>89</w:t>
        </w:r>
        <w:r w:rsidR="001866C4" w:rsidRPr="00F12E4E">
          <w:t>% in the lower decile to 98.3% in the upper decile)</w:t>
        </w:r>
        <w:r w:rsidR="001866C4" w:rsidRPr="00DE6343">
          <w:t xml:space="preserve"> according to data from </w:t>
        </w:r>
      </w:ins>
      <w:ins w:id="126" w:author="Or Aleksandrowicz" w:date="2026-08-08T21:23:00Z" w16du:dateUtc="2026-08-08T18:23:00Z">
        <w:r w:rsidR="001866C4">
          <w:t>Isra</w:t>
        </w:r>
        <w:r w:rsidR="00F44583">
          <w:t>el’s</w:t>
        </w:r>
      </w:ins>
      <w:ins w:id="127" w:author="Or Aleksandrowicz" w:date="2026-08-08T21:22:00Z" w16du:dateUtc="2026-08-08T18:22:00Z">
        <w:r w:rsidR="001866C4" w:rsidRPr="00DE6343">
          <w:t xml:space="preserve"> Central Bureau of Statistics, </w:t>
        </w:r>
      </w:ins>
      <w:ins w:id="128" w:author="Or Aleksandrowicz" w:date="2026-08-08T21:23:00Z" w16du:dateUtc="2026-08-08T18:23:00Z">
        <w:r w:rsidR="00F44583">
          <w:t xml:space="preserve">there is a strong correlation between </w:t>
        </w:r>
      </w:ins>
      <w:ins w:id="129" w:author="Or Aleksandrowicz" w:date="2026-08-08T21:24:00Z" w16du:dateUtc="2026-08-08T18:24:00Z">
        <w:r w:rsidR="00C948F2">
          <w:t xml:space="preserve">electricity consumption levels and </w:t>
        </w:r>
        <w:r w:rsidR="00FD5D6E">
          <w:t xml:space="preserve">building </w:t>
        </w:r>
      </w:ins>
      <w:ins w:id="130" w:author="Or Aleksandrowicz" w:date="2026-08-08T21:23:00Z" w16du:dateUtc="2026-08-08T18:23:00Z">
        <w:r w:rsidR="00F44583">
          <w:t>cooling and heating load</w:t>
        </w:r>
        <w:r w:rsidR="00FD5D6E">
          <w:t xml:space="preserve">s </w:t>
        </w:r>
      </w:ins>
      <w:ins w:id="131" w:author="Or Aleksandrowicz" w:date="2026-08-08T21:24:00Z" w16du:dateUtc="2026-08-08T18:24:00Z">
        <w:r w:rsidR="00FD5D6E">
          <w:t>resulting from changing weather conditions</w:t>
        </w:r>
        <w:r w:rsidR="003E3EDA">
          <w:t xml:space="preserve"> and </w:t>
        </w:r>
      </w:ins>
      <w:ins w:id="132" w:author="Or Aleksandrowicz" w:date="2026-08-08T21:25:00Z" w16du:dateUtc="2026-08-08T18:25:00Z">
        <w:r w:rsidR="003E3EDA">
          <w:t xml:space="preserve">building </w:t>
        </w:r>
      </w:ins>
      <w:ins w:id="133" w:author="Or Aleksandrowicz" w:date="2026-08-08T21:24:00Z" w16du:dateUtc="2026-08-08T18:24:00Z">
        <w:r w:rsidR="003E3EDA">
          <w:t xml:space="preserve">occupancy </w:t>
        </w:r>
      </w:ins>
      <w:ins w:id="134" w:author="Or Aleksandrowicz" w:date="2026-08-08T21:25:00Z" w16du:dateUtc="2026-08-08T18:25:00Z">
        <w:r w:rsidR="003E3EDA">
          <w:t>trends</w:t>
        </w:r>
      </w:ins>
      <w:ins w:id="135" w:author="Or Aleksandrowicz" w:date="2026-08-08T21:23:00Z" w16du:dateUtc="2026-08-08T18:23:00Z">
        <w:r w:rsidR="00FD5D6E">
          <w:t>.</w:t>
        </w:r>
      </w:ins>
    </w:p>
    <w:p w14:paraId="52A9C3D3" w14:textId="0ADA0A71" w:rsidR="006830B8" w:rsidRDefault="006830B8">
      <w:pPr>
        <w:pStyle w:val="IndentParagraph"/>
        <w:pPrChange w:id="136" w:author="Or Aleksandrowicz" w:date="2026-08-08T21:22:00Z" w16du:dateUtc="2026-08-08T18:22:00Z">
          <w:pPr>
            <w:pStyle w:val="OpeningParagraph"/>
          </w:pPr>
        </w:pPrChange>
      </w:pPr>
      <w:r>
        <w:t xml:space="preserve">Electricity consumption data includes </w:t>
      </w:r>
      <w:r w:rsidR="00767B19">
        <w:t xml:space="preserve">power usage readings </w:t>
      </w:r>
      <w:r>
        <w:t xml:space="preserve">at 5-minute intervals. Crucially, it also includes the </w:t>
      </w:r>
      <w:r>
        <w:rPr>
          <w:i/>
          <w:iCs/>
        </w:rPr>
        <w:t>real day-ahead forecasts</w:t>
      </w:r>
      <w:r>
        <w:t xml:space="preserve"> published by Noga as part of the market clearing process. These are the actual forecasts used by the system operator in the day-ahead market, not post-hoc reconstructions. Their inclusion in our dataset provides two important opportunities: (i) we can directly compare the performance of our learned models against the operational forecasts actually used in the market, serving as a strong real-world baseline; and (ii) we can </w:t>
      </w:r>
      <w:r w:rsidR="003D7862">
        <w:t>analyse</w:t>
      </w:r>
      <w:r>
        <w:t xml:space="preserve"> the distribution of real-world prediction errors produced by an experienced operator, which motivates and </w:t>
      </w:r>
      <w:r w:rsidR="003D7862">
        <w:t>contextualises</w:t>
      </w:r>
      <w:r>
        <w:t xml:space="preserve"> the cost asymmetries studied in this paper. The weather data includes </w:t>
      </w:r>
      <w:ins w:id="137" w:author="Or Aleksandrowicz" w:date="2026-08-08T20:56:00Z" w16du:dateUtc="2026-08-08T17:56:00Z">
        <w:r w:rsidR="001A3E4C">
          <w:t xml:space="preserve">air </w:t>
        </w:r>
      </w:ins>
      <w:r>
        <w:t>temperature</w:t>
      </w:r>
      <w:del w:id="138" w:author="Or Aleksandrowicz" w:date="2026-08-08T21:28:00Z" w16du:dateUtc="2026-08-08T18:28:00Z">
        <w:r w:rsidDel="00C539EE">
          <w:delText xml:space="preserve">, </w:delText>
        </w:r>
      </w:del>
      <w:ins w:id="139" w:author="Or Aleksandrowicz" w:date="2026-08-08T21:28:00Z" w16du:dateUtc="2026-08-08T18:28:00Z">
        <w:r w:rsidR="00C539EE">
          <w:rPr>
            <w:lang w:val="en-US"/>
          </w:rPr>
          <w:t xml:space="preserve"> and</w:t>
        </w:r>
        <w:r w:rsidR="00C539EE">
          <w:t xml:space="preserve"> </w:t>
        </w:r>
      </w:ins>
      <w:ins w:id="140" w:author="Or Aleksandrowicz" w:date="2026-08-08T20:56:00Z" w16du:dateUtc="2026-08-08T17:56:00Z">
        <w:r w:rsidR="001A3E4C">
          <w:t xml:space="preserve">relative </w:t>
        </w:r>
      </w:ins>
      <w:r>
        <w:t xml:space="preserve">humidity, </w:t>
      </w:r>
      <w:ins w:id="141" w:author="Or Aleksandrowicz" w:date="2026-08-08T21:28:00Z" w16du:dateUtc="2026-08-08T18:28:00Z">
        <w:r w:rsidR="00C539EE">
          <w:t xml:space="preserve">whose combined effect </w:t>
        </w:r>
        <w:r w:rsidR="00B74E5D">
          <w:t>controls</w:t>
        </w:r>
        <w:r w:rsidR="00C539EE">
          <w:t xml:space="preserve"> </w:t>
        </w:r>
        <w:r w:rsidR="00B74E5D">
          <w:t>building cooling loads, alongside</w:t>
        </w:r>
      </w:ins>
      <w:del w:id="142" w:author="Or Aleksandrowicz" w:date="2026-08-08T21:28:00Z" w16du:dateUtc="2026-08-08T18:28:00Z">
        <w:r w:rsidDel="00B74E5D">
          <w:delText xml:space="preserve">and </w:delText>
        </w:r>
      </w:del>
      <w:ins w:id="143" w:author="Or Aleksandrowicz" w:date="2026-08-08T21:28:00Z" w16du:dateUtc="2026-08-08T18:28:00Z">
        <w:r w:rsidR="00B74E5D">
          <w:t xml:space="preserve"> </w:t>
        </w:r>
      </w:ins>
      <w:r w:rsidRPr="00BB6B6B">
        <w:rPr>
          <w:highlight w:val="yellow"/>
          <w:rPrChange w:id="144" w:author="Or Aleksandrowicz" w:date="2026-08-08T21:27:00Z" w16du:dateUtc="2026-08-08T18:27:00Z">
            <w:rPr/>
          </w:rPrChange>
        </w:rPr>
        <w:t>wind speed</w:t>
      </w:r>
      <w:r>
        <w:t xml:space="preserve"> measurements taken every three hours in the three major cities of Israel: Tel Aviv, Jerusalem, and Haifa.</w:t>
      </w:r>
    </w:p>
    <w:p w14:paraId="55CA4D51" w14:textId="77777777" w:rsidR="006830B8" w:rsidRDefault="006830B8" w:rsidP="006830B8">
      <w:pPr>
        <w:pStyle w:val="Heading3"/>
      </w:pPr>
      <w:bookmarkStart w:id="145" w:name="_Toc236589747"/>
      <w:bookmarkStart w:id="146" w:name="data-analysis"/>
      <w:r>
        <w:t>Data Analysis</w:t>
      </w:r>
      <w:bookmarkEnd w:id="145"/>
    </w:p>
    <w:p w14:paraId="4D050A32" w14:textId="1E32D37A" w:rsidR="006830B8" w:rsidRDefault="006830B8" w:rsidP="003D7862">
      <w:pPr>
        <w:pStyle w:val="OpeningParagraph"/>
      </w:pPr>
      <w:r>
        <w:t>To better understand the dataset, we performed an exploratory data analysis (EDA) to identify patterns and relationships between the electricity consumption and weather data. Figure </w:t>
      </w:r>
      <w:hyperlink w:anchor="fig:daily-demand">
        <w:r>
          <w:rPr>
            <w:rStyle w:val="Hyperlink"/>
          </w:rPr>
          <w:t>2</w:t>
        </w:r>
      </w:hyperlink>
      <w:r>
        <w:t xml:space="preserve"> shows </w:t>
      </w:r>
      <w:del w:id="147" w:author="Or Aleksandrowicz" w:date="2026-08-08T20:56:00Z" w16du:dateUtc="2026-08-08T17:56:00Z">
        <w:r w:rsidDel="00BB5704">
          <w:delText>the daily electricity consumption over the course of the dataset</w:delText>
        </w:r>
      </w:del>
      <w:ins w:id="148" w:author="Or Aleksandrowicz" w:date="2026-08-08T20:56:00Z" w16du:dateUtc="2026-08-08T17:56:00Z">
        <w:r w:rsidR="00BB5704">
          <w:t xml:space="preserve">daily </w:t>
        </w:r>
        <w:r w:rsidR="00BB5704">
          <w:lastRenderedPageBreak/>
          <w:t>electricity consumption over the dataset period</w:t>
        </w:r>
      </w:ins>
      <w:r>
        <w:t xml:space="preserve"> </w:t>
      </w:r>
      <w:ins w:id="149" w:author="Or Aleksandrowicz" w:date="2026-08-08T20:56:00Z" w16du:dateUtc="2026-08-08T17:56:00Z">
        <w:r w:rsidR="00437494" w:rsidRPr="00437494">
          <w:t>(</w:t>
        </w:r>
      </w:ins>
      <w:ins w:id="150" w:author="Or Aleksandrowicz" w:date="2026-08-08T21:05:00Z" w16du:dateUtc="2026-08-08T18:05:00Z">
        <w:r w:rsidR="00170EBD">
          <w:rPr>
            <w:lang w:val="en-US"/>
          </w:rPr>
          <w:t xml:space="preserve">1 </w:t>
        </w:r>
      </w:ins>
      <w:ins w:id="151" w:author="Or Aleksandrowicz" w:date="2026-08-08T20:56:00Z" w16du:dateUtc="2026-08-08T17:56:00Z">
        <w:r w:rsidR="00437494" w:rsidRPr="00437494">
          <w:t>March 2023</w:t>
        </w:r>
      </w:ins>
      <w:ins w:id="152" w:author="Or Aleksandrowicz" w:date="2026-08-08T21:05:00Z" w16du:dateUtc="2026-08-08T18:05:00Z">
        <w:r w:rsidR="00170EBD">
          <w:t xml:space="preserve"> to 28 </w:t>
        </w:r>
      </w:ins>
      <w:ins w:id="153" w:author="Or Aleksandrowicz" w:date="2026-08-08T20:56:00Z" w16du:dateUtc="2026-08-08T17:56:00Z">
        <w:r w:rsidR="00437494" w:rsidRPr="00437494">
          <w:t>February 2026)</w:t>
        </w:r>
        <w:r w:rsidR="00437494">
          <w:t xml:space="preserve"> </w:t>
        </w:r>
      </w:ins>
      <w:r>
        <w:t xml:space="preserve">alongside the daily average </w:t>
      </w:r>
      <w:ins w:id="154" w:author="Or Aleksandrowicz" w:date="2026-08-08T20:56:00Z" w16du:dateUtc="2026-08-08T17:56:00Z">
        <w:r w:rsidR="00BB5704">
          <w:t xml:space="preserve">air </w:t>
        </w:r>
      </w:ins>
      <w:r>
        <w:t>temperature in Tel Aviv.</w:t>
      </w:r>
    </w:p>
    <w:p w14:paraId="5564FDF9" w14:textId="77777777" w:rsidR="006830B8" w:rsidRDefault="006830B8" w:rsidP="006830B8">
      <w:pPr>
        <w:pStyle w:val="CaptionedFigure"/>
      </w:pPr>
      <w:r>
        <w:rPr>
          <w:noProof/>
        </w:rPr>
        <w:drawing>
          <wp:inline distT="0" distB="0" distL="0" distR="0" wp14:anchorId="0DF507BD" wp14:editId="0C3683CE">
            <wp:extent cx="5334000" cy="2286000"/>
            <wp:effectExtent l="0" t="0" r="0" b="0"/>
            <wp:docPr id="1957348812" name="Picture"/>
            <wp:cNvGraphicFramePr/>
            <a:graphic xmlns:a="http://schemas.openxmlformats.org/drawingml/2006/main">
              <a:graphicData uri="http://schemas.openxmlformats.org/drawingml/2006/picture">
                <pic:pic xmlns:pic="http://schemas.openxmlformats.org/drawingml/2006/picture">
                  <pic:nvPicPr>
                    <pic:cNvPr id="39" name="Picture" descr="plot/daily_demand_by_time.png"/>
                    <pic:cNvPicPr>
                      <a:picLocks noChangeAspect="1" noChangeArrowheads="1"/>
                    </pic:cNvPicPr>
                  </pic:nvPicPr>
                  <pic:blipFill>
                    <a:blip r:embed="rId9"/>
                    <a:stretch>
                      <a:fillRect/>
                    </a:stretch>
                  </pic:blipFill>
                  <pic:spPr bwMode="auto">
                    <a:xfrm>
                      <a:off x="0" y="0"/>
                      <a:ext cx="5334000" cy="2286000"/>
                    </a:xfrm>
                    <a:prstGeom prst="rect">
                      <a:avLst/>
                    </a:prstGeom>
                    <a:noFill/>
                    <a:ln w="9525">
                      <a:noFill/>
                      <a:headEnd/>
                      <a:tailEnd/>
                    </a:ln>
                  </pic:spPr>
                </pic:pic>
              </a:graphicData>
            </a:graphic>
          </wp:inline>
        </w:drawing>
      </w:r>
    </w:p>
    <w:p w14:paraId="1E70232F" w14:textId="4A807FBA" w:rsidR="006830B8" w:rsidRDefault="003D7862" w:rsidP="003D7862">
      <w:pPr>
        <w:pStyle w:val="Caption"/>
      </w:pPr>
      <w:r>
        <w:t xml:space="preserve">Figure </w:t>
      </w:r>
      <w:r>
        <w:fldChar w:fldCharType="begin"/>
      </w:r>
      <w:r>
        <w:instrText xml:space="preserve"> SEQ Figure \* ARABIC </w:instrText>
      </w:r>
      <w:r>
        <w:fldChar w:fldCharType="separate"/>
      </w:r>
      <w:r w:rsidR="00AA487D">
        <w:rPr>
          <w:noProof/>
        </w:rPr>
        <w:t>2</w:t>
      </w:r>
      <w:r>
        <w:fldChar w:fldCharType="end"/>
      </w:r>
      <w:r>
        <w:t xml:space="preserve">: </w:t>
      </w:r>
      <w:r w:rsidR="006830B8">
        <w:t xml:space="preserve">Daily electricity consumption (MWh) </w:t>
      </w:r>
      <w:ins w:id="155" w:author="Or Aleksandrowicz" w:date="2026-08-08T20:57:00Z" w16du:dateUtc="2026-08-08T17:57:00Z">
        <w:r w:rsidR="00273901">
          <w:t xml:space="preserve">and observed air temperature </w:t>
        </w:r>
      </w:ins>
      <w:r w:rsidR="006830B8">
        <w:t>over the dataset period (</w:t>
      </w:r>
      <w:ins w:id="156" w:author="Or Aleksandrowicz" w:date="2026-08-08T21:05:00Z" w16du:dateUtc="2026-08-08T18:05:00Z">
        <w:r w:rsidR="0061122D">
          <w:t xml:space="preserve">1 </w:t>
        </w:r>
      </w:ins>
      <w:r w:rsidR="006830B8">
        <w:t>March 2023</w:t>
      </w:r>
      <w:del w:id="157" w:author="Or Aleksandrowicz" w:date="2026-08-08T21:05:00Z" w16du:dateUtc="2026-08-08T18:05:00Z">
        <w:r w:rsidR="006830B8" w:rsidDel="0061122D">
          <w:delText>–</w:delText>
        </w:r>
      </w:del>
      <w:ins w:id="158" w:author="Or Aleksandrowicz" w:date="2026-08-08T21:05:00Z" w16du:dateUtc="2026-08-08T18:05:00Z">
        <w:r w:rsidR="0061122D">
          <w:t xml:space="preserve"> to 28 </w:t>
        </w:r>
      </w:ins>
      <w:r w:rsidR="006830B8">
        <w:t>February 2026). Clear seasonal patterns are visible, with a summer peak (July–August) driven by air-conditioning loads and a secondary winter peak (January–February) driven by heating.</w:t>
      </w:r>
    </w:p>
    <w:p w14:paraId="4F0280DD" w14:textId="51820D0F" w:rsidR="006830B8" w:rsidRDefault="006830B8" w:rsidP="003D7862">
      <w:pPr>
        <w:pStyle w:val="OpeningParagraph"/>
      </w:pPr>
      <w:r>
        <w:t>Figure </w:t>
      </w:r>
      <w:hyperlink w:anchor="fig:daily-demand-vs-temp">
        <w:r>
          <w:rPr>
            <w:rStyle w:val="Hyperlink"/>
          </w:rPr>
          <w:t>3</w:t>
        </w:r>
      </w:hyperlink>
      <w:r>
        <w:t xml:space="preserve"> shows the relationship between daily electricity consumption and the daily average </w:t>
      </w:r>
      <w:ins w:id="159" w:author="Or Aleksandrowicz" w:date="2026-08-08T20:57:00Z" w16du:dateUtc="2026-08-08T17:57:00Z">
        <w:r w:rsidR="002B785E">
          <w:t xml:space="preserve">air </w:t>
        </w:r>
      </w:ins>
      <w:r>
        <w:t>temperature in Tel Aviv.</w:t>
      </w:r>
    </w:p>
    <w:p w14:paraId="2E16805E" w14:textId="77777777" w:rsidR="006830B8" w:rsidRDefault="006830B8" w:rsidP="006830B8">
      <w:pPr>
        <w:pStyle w:val="CaptionedFigure"/>
      </w:pPr>
      <w:r>
        <w:rPr>
          <w:noProof/>
        </w:rPr>
        <w:lastRenderedPageBreak/>
        <w:drawing>
          <wp:inline distT="0" distB="0" distL="0" distR="0" wp14:anchorId="226B2B69" wp14:editId="046D301E">
            <wp:extent cx="5334000" cy="3200400"/>
            <wp:effectExtent l="0" t="0" r="0" b="0"/>
            <wp:docPr id="1830321182" name="Picture"/>
            <wp:cNvGraphicFramePr/>
            <a:graphic xmlns:a="http://schemas.openxmlformats.org/drawingml/2006/main">
              <a:graphicData uri="http://schemas.openxmlformats.org/drawingml/2006/picture">
                <pic:pic xmlns:pic="http://schemas.openxmlformats.org/drawingml/2006/picture">
                  <pic:nvPicPr>
                    <pic:cNvPr id="42" name="Picture" descr="plot/daily_demand_vs_avg_temp_Tel_Aviv.png"/>
                    <pic:cNvPicPr>
                      <a:picLocks noChangeAspect="1" noChangeArrowheads="1"/>
                    </pic:cNvPicPr>
                  </pic:nvPicPr>
                  <pic:blipFill>
                    <a:blip r:embed="rId10"/>
                    <a:stretch>
                      <a:fillRect/>
                    </a:stretch>
                  </pic:blipFill>
                  <pic:spPr bwMode="auto">
                    <a:xfrm>
                      <a:off x="0" y="0"/>
                      <a:ext cx="5334000" cy="3200400"/>
                    </a:xfrm>
                    <a:prstGeom prst="rect">
                      <a:avLst/>
                    </a:prstGeom>
                    <a:noFill/>
                    <a:ln w="9525">
                      <a:noFill/>
                      <a:headEnd/>
                      <a:tailEnd/>
                    </a:ln>
                  </pic:spPr>
                </pic:pic>
              </a:graphicData>
            </a:graphic>
          </wp:inline>
        </w:drawing>
      </w:r>
    </w:p>
    <w:p w14:paraId="30476713" w14:textId="2BA79015" w:rsidR="006830B8" w:rsidRDefault="003D7862" w:rsidP="003D7862">
      <w:pPr>
        <w:pStyle w:val="Caption"/>
      </w:pPr>
      <w:r>
        <w:t xml:space="preserve">Figure </w:t>
      </w:r>
      <w:r>
        <w:fldChar w:fldCharType="begin"/>
      </w:r>
      <w:r>
        <w:instrText xml:space="preserve"> SEQ Figure \* ARABIC </w:instrText>
      </w:r>
      <w:r>
        <w:fldChar w:fldCharType="separate"/>
      </w:r>
      <w:r w:rsidR="00AA487D">
        <w:rPr>
          <w:noProof/>
        </w:rPr>
        <w:t>3</w:t>
      </w:r>
      <w:r>
        <w:fldChar w:fldCharType="end"/>
      </w:r>
      <w:r>
        <w:t xml:space="preserve">: </w:t>
      </w:r>
      <w:r w:rsidR="006830B8">
        <w:t xml:space="preserve">Daily electricity consumption vs. daily mean </w:t>
      </w:r>
      <w:ins w:id="160" w:author="Or Aleksandrowicz" w:date="2026-08-08T20:57:00Z" w16du:dateUtc="2026-08-08T17:57:00Z">
        <w:r w:rsidR="002B785E">
          <w:t xml:space="preserve">air </w:t>
        </w:r>
      </w:ins>
      <w:r w:rsidR="006830B8">
        <w:t xml:space="preserve">temperature in Tel Aviv. The characteristic U-shaped relationship is visible, with high demand at both high </w:t>
      </w:r>
      <w:ins w:id="161" w:author="Or Aleksandrowicz" w:date="2026-08-08T20:59:00Z" w16du:dateUtc="2026-08-08T17:59:00Z">
        <w:r w:rsidR="00040900">
          <w:t xml:space="preserve">air </w:t>
        </w:r>
      </w:ins>
      <w:r w:rsidR="006830B8">
        <w:t xml:space="preserve">temperatures (cooling loads) and low </w:t>
      </w:r>
      <w:ins w:id="162" w:author="Or Aleksandrowicz" w:date="2026-08-08T20:59:00Z" w16du:dateUtc="2026-08-08T17:59:00Z">
        <w:r w:rsidR="00040900">
          <w:t xml:space="preserve">air </w:t>
        </w:r>
      </w:ins>
      <w:r w:rsidR="006830B8">
        <w:t xml:space="preserve">temperatures (heating loads). The balance-point </w:t>
      </w:r>
      <w:ins w:id="163" w:author="Or Aleksandrowicz" w:date="2026-08-08T20:59:00Z" w16du:dateUtc="2026-08-08T17:59:00Z">
        <w:r w:rsidR="00040900">
          <w:t xml:space="preserve">air </w:t>
        </w:r>
      </w:ins>
      <w:r w:rsidR="006830B8">
        <w:t>temperature is approximately 20</w:t>
      </w:r>
      <w:r w:rsidR="006830B8">
        <w:rPr>
          <w:rFonts w:ascii="Arial" w:hAnsi="Arial" w:cs="Arial"/>
        </w:rPr>
        <w:t> </w:t>
      </w:r>
      <m:oMath>
        <m:sSup>
          <m:sSupPr>
            <m:ctrlPr>
              <w:rPr>
                <w:rFonts w:ascii="Cambria Math" w:hAnsi="Cambria Math"/>
              </w:rPr>
            </m:ctrlPr>
          </m:sSupPr>
          <m:e>
            <m:r>
              <m:rPr>
                <m:sty m:val="bi"/>
              </m:rPr>
              <w:rPr>
                <w:rFonts w:ascii="Cambria Math" w:hAnsi="Cambria Math"/>
              </w:rPr>
              <m:t>​</m:t>
            </m:r>
          </m:e>
          <m:sup>
            <m:r>
              <m:rPr>
                <m:sty m:val="b"/>
              </m:rPr>
              <w:rPr>
                <w:rFonts w:ascii="Cambria Math" w:hAnsi="Cambria Math"/>
              </w:rPr>
              <m:t>∘</m:t>
            </m:r>
          </m:sup>
        </m:sSup>
      </m:oMath>
      <w:r w:rsidR="006830B8">
        <w:t>C.</w:t>
      </w:r>
    </w:p>
    <w:p w14:paraId="3E49FDF9" w14:textId="7C7DDAC7" w:rsidR="006830B8" w:rsidRDefault="006830B8" w:rsidP="007D7A4D">
      <w:pPr>
        <w:pStyle w:val="OpeningParagraph"/>
      </w:pPr>
      <w:r>
        <w:t>Figure </w:t>
      </w:r>
      <w:hyperlink w:anchor="fig:demand-vs-forecast-kde">
        <w:r>
          <w:rPr>
            <w:rStyle w:val="Hyperlink"/>
          </w:rPr>
          <w:t>4</w:t>
        </w:r>
      </w:hyperlink>
      <w:r>
        <w:t xml:space="preserve"> shows the KDE histogram of the forecast error, i.e., the difference between the actual demand and the day-ahead forecast.</w:t>
      </w:r>
    </w:p>
    <w:p w14:paraId="37A10A88" w14:textId="77777777" w:rsidR="006830B8" w:rsidRDefault="006830B8" w:rsidP="006830B8">
      <w:pPr>
        <w:pStyle w:val="CaptionedFigure"/>
      </w:pPr>
      <w:r>
        <w:rPr>
          <w:noProof/>
        </w:rPr>
        <w:lastRenderedPageBreak/>
        <w:drawing>
          <wp:inline distT="0" distB="0" distL="0" distR="0" wp14:anchorId="6BDBA19F" wp14:editId="63D44FD7">
            <wp:extent cx="5334000" cy="3200400"/>
            <wp:effectExtent l="0" t="0" r="0" b="0"/>
            <wp:docPr id="224167677" name="Picture"/>
            <wp:cNvGraphicFramePr/>
            <a:graphic xmlns:a="http://schemas.openxmlformats.org/drawingml/2006/main">
              <a:graphicData uri="http://schemas.openxmlformats.org/drawingml/2006/picture">
                <pic:pic xmlns:pic="http://schemas.openxmlformats.org/drawingml/2006/picture">
                  <pic:nvPicPr>
                    <pic:cNvPr id="45" name="Picture" descr="plot/demand_vs_forecast_kde_histogram.png"/>
                    <pic:cNvPicPr>
                      <a:picLocks noChangeAspect="1" noChangeArrowheads="1"/>
                    </pic:cNvPicPr>
                  </pic:nvPicPr>
                  <pic:blipFill>
                    <a:blip r:embed="rId11"/>
                    <a:stretch>
                      <a:fillRect/>
                    </a:stretch>
                  </pic:blipFill>
                  <pic:spPr bwMode="auto">
                    <a:xfrm>
                      <a:off x="0" y="0"/>
                      <a:ext cx="5334000" cy="3200400"/>
                    </a:xfrm>
                    <a:prstGeom prst="rect">
                      <a:avLst/>
                    </a:prstGeom>
                    <a:noFill/>
                    <a:ln w="9525">
                      <a:noFill/>
                      <a:headEnd/>
                      <a:tailEnd/>
                    </a:ln>
                  </pic:spPr>
                </pic:pic>
              </a:graphicData>
            </a:graphic>
          </wp:inline>
        </w:drawing>
      </w:r>
    </w:p>
    <w:p w14:paraId="381DCB6A" w14:textId="670B6DD0" w:rsidR="006830B8" w:rsidRDefault="007D7A4D" w:rsidP="007D7A4D">
      <w:pPr>
        <w:pStyle w:val="Caption"/>
      </w:pPr>
      <w:r>
        <w:t xml:space="preserve">Figure </w:t>
      </w:r>
      <w:r>
        <w:fldChar w:fldCharType="begin"/>
      </w:r>
      <w:r>
        <w:instrText xml:space="preserve"> SEQ Figure \* ARABIC </w:instrText>
      </w:r>
      <w:r>
        <w:fldChar w:fldCharType="separate"/>
      </w:r>
      <w:r w:rsidR="00AA487D">
        <w:rPr>
          <w:noProof/>
        </w:rPr>
        <w:t>4</w:t>
      </w:r>
      <w:r>
        <w:fldChar w:fldCharType="end"/>
      </w:r>
      <w:r>
        <w:t xml:space="preserve">: </w:t>
      </w:r>
      <w:r w:rsidR="006830B8">
        <w:t>KDE histogram of the forecast error (actual demand minus day-ahead forecast). The distribution is approximately zero-mean with slightly heavier right tails, suggesting that large under-forecasts are marginally more frequent than large over-forecasts.</w:t>
      </w:r>
    </w:p>
    <w:p w14:paraId="6A116A56" w14:textId="2DFBDF13" w:rsidR="006830B8" w:rsidRDefault="006830B8" w:rsidP="00E03E8B">
      <w:pPr>
        <w:pStyle w:val="OpeningParagraph"/>
      </w:pPr>
      <w:r>
        <w:t>Table </w:t>
      </w:r>
      <w:hyperlink w:anchor="tab:dataset-stats">
        <w:r>
          <w:rPr>
            <w:rStyle w:val="Hyperlink"/>
          </w:rPr>
          <w:t>1</w:t>
        </w:r>
      </w:hyperlink>
      <w:r>
        <w:t xml:space="preserve"> reports summary statistics for the key variables in the daily dataset. The data span 1,096 days from 1 March 2023 to 28 February 2026.</w:t>
      </w:r>
    </w:p>
    <w:p w14:paraId="3929545D" w14:textId="407C14F4" w:rsidR="006830B8" w:rsidRDefault="00E03E8B" w:rsidP="00E03E8B">
      <w:pPr>
        <w:pStyle w:val="Caption"/>
      </w:pPr>
      <w:bookmarkStart w:id="164" w:name="tab:dataset-stats"/>
      <w:r>
        <w:t xml:space="preserve">Table </w:t>
      </w:r>
      <w:r>
        <w:fldChar w:fldCharType="begin"/>
      </w:r>
      <w:r>
        <w:instrText xml:space="preserve"> SEQ Table \* ARABIC </w:instrText>
      </w:r>
      <w:r>
        <w:fldChar w:fldCharType="separate"/>
      </w:r>
      <w:r w:rsidR="00AA487D">
        <w:rPr>
          <w:noProof/>
        </w:rPr>
        <w:t>1</w:t>
      </w:r>
      <w:r>
        <w:fldChar w:fldCharType="end"/>
      </w:r>
      <w:r>
        <w:t xml:space="preserve">: </w:t>
      </w:r>
      <w:r w:rsidR="006830B8">
        <w:t>Summary statistics for daily variables (</w:t>
      </w:r>
      <m:oMath>
        <m:r>
          <m:rPr>
            <m:sty m:val="bi"/>
          </m:rPr>
          <w:rPr>
            <w:rFonts w:ascii="Cambria Math" w:hAnsi="Cambria Math"/>
          </w:rPr>
          <m:t>N</m:t>
        </m:r>
        <m:r>
          <m:rPr>
            <m:sty m:val="b"/>
          </m:rPr>
          <w:rPr>
            <w:rFonts w:ascii="Cambria Math" w:hAnsi="Cambria Math"/>
          </w:rPr>
          <m:t>=</m:t>
        </m:r>
        <m:r>
          <m:rPr>
            <m:sty m:val="bi"/>
          </m:rPr>
          <w:rPr>
            <w:rFonts w:ascii="Cambria Math" w:hAnsi="Cambria Math"/>
          </w:rPr>
          <m:t>1</m:t>
        </m:r>
        <m:r>
          <m:rPr>
            <m:sty m:val="b"/>
          </m:rPr>
          <w:rPr>
            <w:rFonts w:ascii="Cambria Math" w:hAnsi="Cambria Math"/>
          </w:rPr>
          <m:t>,</m:t>
        </m:r>
        <m:r>
          <m:rPr>
            <m:sty m:val="bi"/>
          </m:rPr>
          <w:rPr>
            <w:rFonts w:ascii="Cambria Math" w:hAnsi="Cambria Math"/>
          </w:rPr>
          <m:t>096</m:t>
        </m:r>
      </m:oMath>
      <w:r w:rsidR="006830B8">
        <w:t xml:space="preserve"> days, </w:t>
      </w:r>
      <w:ins w:id="165" w:author="Or Aleksandrowicz" w:date="2026-08-08T21:05:00Z" w16du:dateUtc="2026-08-08T18:05:00Z">
        <w:r w:rsidR="00382338">
          <w:t xml:space="preserve">1 </w:t>
        </w:r>
      </w:ins>
      <w:r w:rsidR="006830B8">
        <w:t>March 2023</w:t>
      </w:r>
      <w:del w:id="166" w:author="Or Aleksandrowicz" w:date="2026-08-08T21:05:00Z" w16du:dateUtc="2026-08-08T18:05:00Z">
        <w:r w:rsidR="006830B8" w:rsidDel="00382338">
          <w:delText>–</w:delText>
        </w:r>
      </w:del>
      <w:ins w:id="167" w:author="Or Aleksandrowicz" w:date="2026-08-08T21:05:00Z" w16du:dateUtc="2026-08-08T18:05:00Z">
        <w:r w:rsidR="00382338">
          <w:t xml:space="preserve"> to 28 </w:t>
        </w:r>
      </w:ins>
      <w:r w:rsidR="006830B8">
        <w:t xml:space="preserve">February 2026). </w:t>
      </w:r>
      <m:oMath>
        <m:sSup>
          <m:sSupPr>
            <m:ctrlPr>
              <w:rPr>
                <w:rFonts w:ascii="Cambria Math" w:hAnsi="Cambria Math"/>
              </w:rPr>
            </m:ctrlPr>
          </m:sSupPr>
          <m:e>
            <m:r>
              <m:rPr>
                <m:sty m:val="bi"/>
              </m:rPr>
              <w:rPr>
                <w:rFonts w:ascii="Cambria Math" w:hAnsi="Cambria Math"/>
              </w:rPr>
              <m:t>​</m:t>
            </m:r>
          </m:e>
          <m:sup>
            <m:r>
              <m:rPr>
                <m:sty m:val="b"/>
              </m:rPr>
              <w:rPr>
                <w:rFonts w:ascii="Cambria Math" w:hAnsi="Cambria Math"/>
              </w:rPr>
              <m:t>*</m:t>
            </m:r>
          </m:sup>
        </m:sSup>
      </m:oMath>
      <w:r w:rsidR="006830B8">
        <w:t>Three anomalous forecast values excluded from statistics; see text.</w:t>
      </w:r>
    </w:p>
    <w:tbl>
      <w:tblPr>
        <w:tblStyle w:val="Table"/>
        <w:tblW w:w="0" w:type="auto"/>
        <w:tblLook w:val="0020" w:firstRow="1" w:lastRow="0" w:firstColumn="0" w:lastColumn="0" w:noHBand="0" w:noVBand="0"/>
        <w:tblCaption w:val="Summary statistics for daily variables (N = 1{,}096 days, March 2023–February 2026). ^{*}Three anomalous forecast values excluded from statistics; see text."/>
      </w:tblPr>
      <w:tblGrid>
        <w:gridCol w:w="2520"/>
        <w:gridCol w:w="784"/>
        <w:gridCol w:w="784"/>
        <w:gridCol w:w="953"/>
        <w:gridCol w:w="889"/>
        <w:gridCol w:w="953"/>
      </w:tblGrid>
      <w:tr w:rsidR="006830B8" w14:paraId="6D95EA83" w14:textId="77777777" w:rsidTr="00DD4F24">
        <w:trPr>
          <w:cnfStyle w:val="100000000000" w:firstRow="1" w:lastRow="0" w:firstColumn="0" w:lastColumn="0" w:oddVBand="0" w:evenVBand="0" w:oddHBand="0" w:evenHBand="0" w:firstRowFirstColumn="0" w:firstRowLastColumn="0" w:lastRowFirstColumn="0" w:lastRowLastColumn="0"/>
          <w:tblHeader/>
        </w:trPr>
        <w:tc>
          <w:tcPr>
            <w:tcW w:w="0" w:type="auto"/>
          </w:tcPr>
          <w:p w14:paraId="01963594" w14:textId="77777777" w:rsidR="006830B8" w:rsidRDefault="006830B8" w:rsidP="00617C12">
            <w:pPr>
              <w:pStyle w:val="TableCaption"/>
            </w:pPr>
            <w:r>
              <w:t>Variable</w:t>
            </w:r>
          </w:p>
        </w:tc>
        <w:tc>
          <w:tcPr>
            <w:tcW w:w="0" w:type="auto"/>
          </w:tcPr>
          <w:p w14:paraId="7A920E4F" w14:textId="77777777" w:rsidR="006830B8" w:rsidRDefault="006830B8" w:rsidP="00617C12">
            <w:pPr>
              <w:pStyle w:val="TableCaption"/>
            </w:pPr>
            <w:r>
              <w:t>Mean</w:t>
            </w:r>
          </w:p>
        </w:tc>
        <w:tc>
          <w:tcPr>
            <w:tcW w:w="0" w:type="auto"/>
          </w:tcPr>
          <w:p w14:paraId="503BD899" w14:textId="77777777" w:rsidR="006830B8" w:rsidRDefault="006830B8" w:rsidP="00617C12">
            <w:pPr>
              <w:pStyle w:val="TableCaption"/>
            </w:pPr>
            <w:r>
              <w:t>Std</w:t>
            </w:r>
          </w:p>
        </w:tc>
        <w:tc>
          <w:tcPr>
            <w:tcW w:w="0" w:type="auto"/>
          </w:tcPr>
          <w:p w14:paraId="22F13A2E" w14:textId="77777777" w:rsidR="006830B8" w:rsidRDefault="006830B8" w:rsidP="00617C12">
            <w:pPr>
              <w:pStyle w:val="TableCaption"/>
            </w:pPr>
            <w:r>
              <w:t>Min</w:t>
            </w:r>
          </w:p>
        </w:tc>
        <w:tc>
          <w:tcPr>
            <w:tcW w:w="0" w:type="auto"/>
          </w:tcPr>
          <w:p w14:paraId="1B51ACF6" w14:textId="77777777" w:rsidR="006830B8" w:rsidRDefault="006830B8" w:rsidP="00617C12">
            <w:pPr>
              <w:pStyle w:val="TableCaption"/>
            </w:pPr>
            <w:r>
              <w:t>Median</w:t>
            </w:r>
          </w:p>
        </w:tc>
        <w:tc>
          <w:tcPr>
            <w:tcW w:w="0" w:type="auto"/>
          </w:tcPr>
          <w:p w14:paraId="27652053" w14:textId="77777777" w:rsidR="006830B8" w:rsidRDefault="006830B8" w:rsidP="00617C12">
            <w:pPr>
              <w:pStyle w:val="TableCaption"/>
            </w:pPr>
            <w:r>
              <w:t>Max</w:t>
            </w:r>
          </w:p>
        </w:tc>
      </w:tr>
      <w:tr w:rsidR="006830B8" w14:paraId="0B8C28A7" w14:textId="77777777" w:rsidTr="00DD4F24">
        <w:tc>
          <w:tcPr>
            <w:tcW w:w="0" w:type="auto"/>
          </w:tcPr>
          <w:p w14:paraId="2B52A60B" w14:textId="77777777" w:rsidR="006830B8" w:rsidRDefault="006830B8" w:rsidP="00617C12">
            <w:pPr>
              <w:pStyle w:val="Tabletext"/>
            </w:pPr>
            <w:r>
              <w:t>Total demand (MWh)</w:t>
            </w:r>
          </w:p>
        </w:tc>
        <w:tc>
          <w:tcPr>
            <w:tcW w:w="0" w:type="auto"/>
          </w:tcPr>
          <w:p w14:paraId="1CB8B09E" w14:textId="77777777" w:rsidR="006830B8" w:rsidRDefault="006830B8" w:rsidP="00617C12">
            <w:pPr>
              <w:pStyle w:val="Tabletext"/>
            </w:pPr>
            <w:r>
              <w:t>73</w:t>
            </w:r>
            <w:r>
              <w:rPr>
                <w:rFonts w:ascii="Arial" w:hAnsi="Arial" w:cs="Arial"/>
              </w:rPr>
              <w:t> </w:t>
            </w:r>
            <w:r>
              <w:t>421</w:t>
            </w:r>
          </w:p>
        </w:tc>
        <w:tc>
          <w:tcPr>
            <w:tcW w:w="0" w:type="auto"/>
          </w:tcPr>
          <w:p w14:paraId="745C4ED9" w14:textId="77777777" w:rsidR="006830B8" w:rsidRDefault="006830B8" w:rsidP="00617C12">
            <w:pPr>
              <w:pStyle w:val="Tabletext"/>
            </w:pPr>
            <w:r>
              <w:t>14</w:t>
            </w:r>
            <w:r>
              <w:rPr>
                <w:rFonts w:ascii="Arial" w:hAnsi="Arial" w:cs="Arial"/>
              </w:rPr>
              <w:t> </w:t>
            </w:r>
            <w:r>
              <w:t>852</w:t>
            </w:r>
          </w:p>
        </w:tc>
        <w:tc>
          <w:tcPr>
            <w:tcW w:w="0" w:type="auto"/>
          </w:tcPr>
          <w:p w14:paraId="1449D68B" w14:textId="77777777" w:rsidR="006830B8" w:rsidRDefault="006830B8" w:rsidP="00617C12">
            <w:pPr>
              <w:pStyle w:val="Tabletext"/>
            </w:pPr>
            <w:r>
              <w:t>19</w:t>
            </w:r>
            <w:r>
              <w:rPr>
                <w:rFonts w:ascii="Arial" w:hAnsi="Arial" w:cs="Arial"/>
              </w:rPr>
              <w:t> </w:t>
            </w:r>
            <w:r>
              <w:t>742</w:t>
            </w:r>
          </w:p>
        </w:tc>
        <w:tc>
          <w:tcPr>
            <w:tcW w:w="0" w:type="auto"/>
          </w:tcPr>
          <w:p w14:paraId="6FB841C6" w14:textId="77777777" w:rsidR="006830B8" w:rsidRDefault="006830B8" w:rsidP="00617C12">
            <w:pPr>
              <w:pStyle w:val="Tabletext"/>
            </w:pPr>
            <w:r>
              <w:t>70</w:t>
            </w:r>
            <w:r>
              <w:rPr>
                <w:rFonts w:ascii="Arial" w:hAnsi="Arial" w:cs="Arial"/>
              </w:rPr>
              <w:t> </w:t>
            </w:r>
            <w:r>
              <w:t>435</w:t>
            </w:r>
          </w:p>
        </w:tc>
        <w:tc>
          <w:tcPr>
            <w:tcW w:w="0" w:type="auto"/>
          </w:tcPr>
          <w:p w14:paraId="0AC03A60" w14:textId="77777777" w:rsidR="006830B8" w:rsidRDefault="006830B8" w:rsidP="00617C12">
            <w:pPr>
              <w:pStyle w:val="Tabletext"/>
            </w:pPr>
            <w:r>
              <w:t>114</w:t>
            </w:r>
            <w:r>
              <w:rPr>
                <w:rFonts w:ascii="Arial" w:hAnsi="Arial" w:cs="Arial"/>
              </w:rPr>
              <w:t> </w:t>
            </w:r>
            <w:r>
              <w:t>103</w:t>
            </w:r>
          </w:p>
        </w:tc>
      </w:tr>
      <w:tr w:rsidR="006830B8" w14:paraId="5021F67B" w14:textId="77777777" w:rsidTr="00DD4F24">
        <w:tc>
          <w:tcPr>
            <w:tcW w:w="0" w:type="auto"/>
          </w:tcPr>
          <w:p w14:paraId="1B0055DA" w14:textId="77777777" w:rsidR="006830B8" w:rsidRDefault="006830B8" w:rsidP="00617C12">
            <w:pPr>
              <w:pStyle w:val="Tabletext"/>
            </w:pPr>
            <w:r>
              <w:t>Day-ahead forecast (MWh)</w:t>
            </w:r>
          </w:p>
        </w:tc>
        <w:tc>
          <w:tcPr>
            <w:tcW w:w="0" w:type="auto"/>
          </w:tcPr>
          <w:p w14:paraId="76EA5519" w14:textId="77777777" w:rsidR="006830B8" w:rsidRDefault="006830B8" w:rsidP="00617C12">
            <w:pPr>
              <w:pStyle w:val="Tabletext"/>
            </w:pPr>
            <w:r>
              <w:t>73</w:t>
            </w:r>
            <w:r>
              <w:rPr>
                <w:rFonts w:ascii="Arial" w:hAnsi="Arial" w:cs="Arial"/>
              </w:rPr>
              <w:t> </w:t>
            </w:r>
            <w:r>
              <w:t>109</w:t>
            </w:r>
          </w:p>
        </w:tc>
        <w:tc>
          <w:tcPr>
            <w:tcW w:w="0" w:type="auto"/>
          </w:tcPr>
          <w:p w14:paraId="16CF962C" w14:textId="77777777" w:rsidR="006830B8" w:rsidRDefault="006830B8" w:rsidP="00617C12">
            <w:pPr>
              <w:pStyle w:val="Tabletext"/>
            </w:pPr>
            <w:r>
              <w:t>14</w:t>
            </w:r>
            <w:r>
              <w:rPr>
                <w:rFonts w:ascii="Arial" w:hAnsi="Arial" w:cs="Arial"/>
              </w:rPr>
              <w:t> </w:t>
            </w:r>
            <w:r>
              <w:t>680</w:t>
            </w:r>
          </w:p>
        </w:tc>
        <w:tc>
          <w:tcPr>
            <w:tcW w:w="0" w:type="auto"/>
          </w:tcPr>
          <w:p w14:paraId="34C0D3A7" w14:textId="77777777" w:rsidR="006830B8" w:rsidRDefault="006830B8" w:rsidP="00617C12">
            <w:pPr>
              <w:pStyle w:val="Tabletext"/>
            </w:pPr>
            <w:r>
              <w:t>2</w:t>
            </w:r>
            <w:r>
              <w:rPr>
                <w:rFonts w:ascii="Arial" w:hAnsi="Arial" w:cs="Arial"/>
              </w:rPr>
              <w:t> </w:t>
            </w:r>
            <w:r>
              <w:t>400</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p>
        </w:tc>
        <w:tc>
          <w:tcPr>
            <w:tcW w:w="0" w:type="auto"/>
          </w:tcPr>
          <w:p w14:paraId="648473F3" w14:textId="77777777" w:rsidR="006830B8" w:rsidRDefault="006830B8" w:rsidP="00617C12">
            <w:pPr>
              <w:pStyle w:val="Tabletext"/>
            </w:pPr>
            <w:r>
              <w:t>70</w:t>
            </w:r>
            <w:r>
              <w:rPr>
                <w:rFonts w:ascii="Arial" w:hAnsi="Arial" w:cs="Arial"/>
              </w:rPr>
              <w:t> </w:t>
            </w:r>
            <w:r>
              <w:t>200</w:t>
            </w:r>
          </w:p>
        </w:tc>
        <w:tc>
          <w:tcPr>
            <w:tcW w:w="0" w:type="auto"/>
          </w:tcPr>
          <w:p w14:paraId="486119A7" w14:textId="77777777" w:rsidR="006830B8" w:rsidRDefault="006830B8" w:rsidP="00617C12">
            <w:pPr>
              <w:pStyle w:val="Tabletext"/>
            </w:pPr>
            <w:r>
              <w:t>116</w:t>
            </w:r>
            <w:r>
              <w:rPr>
                <w:rFonts w:ascii="Arial" w:hAnsi="Arial" w:cs="Arial"/>
              </w:rPr>
              <w:t> </w:t>
            </w:r>
            <w:r>
              <w:t>148</w:t>
            </w:r>
          </w:p>
        </w:tc>
      </w:tr>
      <w:tr w:rsidR="006830B8" w14:paraId="4A483712" w14:textId="77777777" w:rsidTr="00DD4F24">
        <w:tc>
          <w:tcPr>
            <w:tcW w:w="0" w:type="auto"/>
          </w:tcPr>
          <w:p w14:paraId="41F9AC38" w14:textId="77777777" w:rsidR="006830B8" w:rsidRDefault="006830B8" w:rsidP="00617C12">
            <w:pPr>
              <w:pStyle w:val="Tabletext"/>
            </w:pPr>
            <w:r>
              <w:t>Forecast error (MWh)</w:t>
            </w:r>
          </w:p>
        </w:tc>
        <w:tc>
          <w:tcPr>
            <w:tcW w:w="0" w:type="auto"/>
          </w:tcPr>
          <w:p w14:paraId="2250AA86" w14:textId="77777777" w:rsidR="006830B8" w:rsidRDefault="006830B8" w:rsidP="00617C12">
            <w:pPr>
              <w:pStyle w:val="Tabletext"/>
            </w:pPr>
            <m:oMathPara>
              <m:oMath>
                <m:r>
                  <m:rPr>
                    <m:sty m:val="p"/>
                  </m:rPr>
                  <w:rPr>
                    <w:rFonts w:ascii="Cambria Math" w:hAnsi="Cambria Math"/>
                  </w:rPr>
                  <m:t>+</m:t>
                </m:r>
                <m:r>
                  <w:rPr>
                    <w:rFonts w:ascii="Cambria Math" w:hAnsi="Cambria Math"/>
                  </w:rPr>
                  <m:t>312</m:t>
                </m:r>
              </m:oMath>
            </m:oMathPara>
          </w:p>
        </w:tc>
        <w:tc>
          <w:tcPr>
            <w:tcW w:w="0" w:type="auto"/>
          </w:tcPr>
          <w:p w14:paraId="0BAAA9C7" w14:textId="77777777" w:rsidR="006830B8" w:rsidRDefault="006830B8" w:rsidP="00617C12">
            <w:pPr>
              <w:pStyle w:val="Tabletext"/>
            </w:pPr>
            <w:r>
              <w:t>3</w:t>
            </w:r>
            <w:r>
              <w:rPr>
                <w:rFonts w:ascii="Arial" w:hAnsi="Arial" w:cs="Arial"/>
              </w:rPr>
              <w:t> </w:t>
            </w:r>
            <w:r>
              <w:t>241</w:t>
            </w:r>
          </w:p>
        </w:tc>
        <w:tc>
          <w:tcPr>
            <w:tcW w:w="0" w:type="auto"/>
          </w:tcPr>
          <w:p w14:paraId="2D3FFBA1" w14:textId="77777777" w:rsidR="006830B8" w:rsidRDefault="006830B8" w:rsidP="00617C12">
            <w:pPr>
              <w:pStyle w:val="Tabletext"/>
            </w:pPr>
            <m:oMathPara>
              <m:oMath>
                <m:r>
                  <m:rPr>
                    <m:sty m:val="p"/>
                  </m:rPr>
                  <w:rPr>
                    <w:rFonts w:ascii="Cambria Math" w:hAnsi="Cambria Math"/>
                  </w:rPr>
                  <m:t>-</m:t>
                </m:r>
                <m:r>
                  <w:rPr>
                    <w:rFonts w:ascii="Cambria Math" w:hAnsi="Cambria Math"/>
                  </w:rPr>
                  <m:t>12 300</m:t>
                </m:r>
              </m:oMath>
            </m:oMathPara>
          </w:p>
        </w:tc>
        <w:tc>
          <w:tcPr>
            <w:tcW w:w="0" w:type="auto"/>
          </w:tcPr>
          <w:p w14:paraId="0AA51C25" w14:textId="77777777" w:rsidR="006830B8" w:rsidRDefault="006830B8" w:rsidP="00617C12">
            <w:pPr>
              <w:pStyle w:val="Tabletext"/>
            </w:pPr>
            <m:oMathPara>
              <m:oMath>
                <m:r>
                  <m:rPr>
                    <m:sty m:val="p"/>
                  </m:rPr>
                  <w:rPr>
                    <w:rFonts w:ascii="Cambria Math" w:hAnsi="Cambria Math"/>
                  </w:rPr>
                  <m:t>+</m:t>
                </m:r>
                <m:r>
                  <w:rPr>
                    <w:rFonts w:ascii="Cambria Math" w:hAnsi="Cambria Math"/>
                  </w:rPr>
                  <m:t>284</m:t>
                </m:r>
              </m:oMath>
            </m:oMathPara>
          </w:p>
        </w:tc>
        <w:tc>
          <w:tcPr>
            <w:tcW w:w="0" w:type="auto"/>
          </w:tcPr>
          <w:p w14:paraId="7B3563F2" w14:textId="77777777" w:rsidR="006830B8" w:rsidRDefault="006830B8" w:rsidP="00617C12">
            <w:pPr>
              <w:pStyle w:val="Tabletext"/>
            </w:pPr>
            <m:oMathPara>
              <m:oMath>
                <m:r>
                  <m:rPr>
                    <m:sty m:val="p"/>
                  </m:rPr>
                  <w:rPr>
                    <w:rFonts w:ascii="Cambria Math" w:hAnsi="Cambria Math"/>
                  </w:rPr>
                  <m:t>+</m:t>
                </m:r>
                <m:r>
                  <w:rPr>
                    <w:rFonts w:ascii="Cambria Math" w:hAnsi="Cambria Math"/>
                  </w:rPr>
                  <m:t>11 543</m:t>
                </m:r>
              </m:oMath>
            </m:oMathPara>
          </w:p>
        </w:tc>
      </w:tr>
      <w:tr w:rsidR="006830B8" w14:paraId="3EE18F2D" w14:textId="77777777" w:rsidTr="00DD4F24">
        <w:tc>
          <w:tcPr>
            <w:tcW w:w="0" w:type="auto"/>
          </w:tcPr>
          <w:p w14:paraId="4F7586A1" w14:textId="55243C56" w:rsidR="006830B8" w:rsidRDefault="00D819D2" w:rsidP="00617C12">
            <w:pPr>
              <w:pStyle w:val="Tabletext"/>
            </w:pPr>
            <w:ins w:id="168" w:author="Or Aleksandrowicz" w:date="2026-08-08T21:06:00Z" w16du:dateUtc="2026-08-08T18:06:00Z">
              <w:r>
                <w:t xml:space="preserve">Air </w:t>
              </w:r>
            </w:ins>
            <w:del w:id="169" w:author="Or Aleksandrowicz" w:date="2026-08-08T21:06:00Z" w16du:dateUtc="2026-08-08T18:06:00Z">
              <w:r w:rsidR="006830B8" w:rsidDel="00D819D2">
                <w:delText>T</w:delText>
              </w:r>
            </w:del>
            <w:ins w:id="170" w:author="Or Aleksandrowicz" w:date="2026-08-08T21:06:00Z" w16du:dateUtc="2026-08-08T18:06:00Z">
              <w:r>
                <w:t>t</w:t>
              </w:r>
            </w:ins>
            <w:r w:rsidR="006830B8">
              <w:t>emp. Tel Aviv (</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rsidR="006830B8">
              <w:t>C)</w:t>
            </w:r>
          </w:p>
        </w:tc>
        <w:tc>
          <w:tcPr>
            <w:tcW w:w="0" w:type="auto"/>
          </w:tcPr>
          <w:p w14:paraId="6ABAA733" w14:textId="77777777" w:rsidR="006830B8" w:rsidRDefault="006830B8" w:rsidP="00617C12">
            <w:pPr>
              <w:pStyle w:val="Tabletext"/>
            </w:pPr>
            <w:r>
              <w:t>22.1</w:t>
            </w:r>
          </w:p>
        </w:tc>
        <w:tc>
          <w:tcPr>
            <w:tcW w:w="0" w:type="auto"/>
          </w:tcPr>
          <w:p w14:paraId="15AD5221" w14:textId="77777777" w:rsidR="006830B8" w:rsidRDefault="006830B8" w:rsidP="00617C12">
            <w:pPr>
              <w:pStyle w:val="Tabletext"/>
            </w:pPr>
            <w:r>
              <w:t>4.8</w:t>
            </w:r>
          </w:p>
        </w:tc>
        <w:tc>
          <w:tcPr>
            <w:tcW w:w="0" w:type="auto"/>
          </w:tcPr>
          <w:p w14:paraId="35348678" w14:textId="77777777" w:rsidR="006830B8" w:rsidRDefault="006830B8" w:rsidP="00617C12">
            <w:pPr>
              <w:pStyle w:val="Tabletext"/>
            </w:pPr>
            <w:r>
              <w:t>9.6</w:t>
            </w:r>
          </w:p>
        </w:tc>
        <w:tc>
          <w:tcPr>
            <w:tcW w:w="0" w:type="auto"/>
          </w:tcPr>
          <w:p w14:paraId="3B177233" w14:textId="77777777" w:rsidR="006830B8" w:rsidRDefault="006830B8" w:rsidP="00617C12">
            <w:pPr>
              <w:pStyle w:val="Tabletext"/>
            </w:pPr>
            <w:r>
              <w:t>22.5</w:t>
            </w:r>
          </w:p>
        </w:tc>
        <w:tc>
          <w:tcPr>
            <w:tcW w:w="0" w:type="auto"/>
          </w:tcPr>
          <w:p w14:paraId="0D84E8BF" w14:textId="77777777" w:rsidR="006830B8" w:rsidRDefault="006830B8" w:rsidP="00617C12">
            <w:pPr>
              <w:pStyle w:val="Tabletext"/>
            </w:pPr>
            <w:r>
              <w:t>30.3</w:t>
            </w:r>
          </w:p>
        </w:tc>
      </w:tr>
      <w:tr w:rsidR="006830B8" w14:paraId="411BDC2D" w14:textId="77777777" w:rsidTr="00DD4F24">
        <w:tc>
          <w:tcPr>
            <w:tcW w:w="0" w:type="auto"/>
          </w:tcPr>
          <w:p w14:paraId="6E3E7621" w14:textId="7C6B2DD4" w:rsidR="006830B8" w:rsidRDefault="00D819D2" w:rsidP="00617C12">
            <w:pPr>
              <w:pStyle w:val="Tabletext"/>
            </w:pPr>
            <w:ins w:id="171" w:author="Or Aleksandrowicz" w:date="2026-08-08T21:06:00Z" w16du:dateUtc="2026-08-08T18:06:00Z">
              <w:r>
                <w:t>Ai</w:t>
              </w:r>
            </w:ins>
            <w:ins w:id="172" w:author="Or Aleksandrowicz" w:date="2026-08-08T21:26:00Z" w16du:dateUtc="2026-08-08T18:26:00Z">
              <w:r w:rsidR="004E4506">
                <w:t>r</w:t>
              </w:r>
            </w:ins>
            <w:ins w:id="173" w:author="Or Aleksandrowicz" w:date="2026-08-08T21:06:00Z" w16du:dateUtc="2026-08-08T18:06:00Z">
              <w:r>
                <w:t xml:space="preserve"> </w:t>
              </w:r>
            </w:ins>
            <w:del w:id="174" w:author="Or Aleksandrowicz" w:date="2026-08-08T21:06:00Z" w16du:dateUtc="2026-08-08T18:06:00Z">
              <w:r w:rsidR="006830B8" w:rsidDel="00D819D2">
                <w:delText>T</w:delText>
              </w:r>
            </w:del>
            <w:ins w:id="175" w:author="Or Aleksandrowicz" w:date="2026-08-08T21:06:00Z" w16du:dateUtc="2026-08-08T18:06:00Z">
              <w:r>
                <w:t>t</w:t>
              </w:r>
            </w:ins>
            <w:r w:rsidR="006830B8">
              <w:t>emp. Jerusalem (</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rsidR="006830B8">
              <w:t>C)</w:t>
            </w:r>
          </w:p>
        </w:tc>
        <w:tc>
          <w:tcPr>
            <w:tcW w:w="0" w:type="auto"/>
          </w:tcPr>
          <w:p w14:paraId="6D46C673" w14:textId="77777777" w:rsidR="006830B8" w:rsidRDefault="006830B8" w:rsidP="00617C12">
            <w:pPr>
              <w:pStyle w:val="Tabletext"/>
            </w:pPr>
            <w:r>
              <w:t>18.9</w:t>
            </w:r>
          </w:p>
        </w:tc>
        <w:tc>
          <w:tcPr>
            <w:tcW w:w="0" w:type="auto"/>
          </w:tcPr>
          <w:p w14:paraId="4F380A5C" w14:textId="77777777" w:rsidR="006830B8" w:rsidRDefault="006830B8" w:rsidP="00617C12">
            <w:pPr>
              <w:pStyle w:val="Tabletext"/>
            </w:pPr>
            <w:r>
              <w:t>6.4</w:t>
            </w:r>
          </w:p>
        </w:tc>
        <w:tc>
          <w:tcPr>
            <w:tcW w:w="0" w:type="auto"/>
          </w:tcPr>
          <w:p w14:paraId="33F24A82" w14:textId="77777777" w:rsidR="006830B8" w:rsidRDefault="006830B8" w:rsidP="00617C12">
            <w:pPr>
              <w:pStyle w:val="Tabletext"/>
            </w:pPr>
            <w:r>
              <w:t>2.3</w:t>
            </w:r>
          </w:p>
        </w:tc>
        <w:tc>
          <w:tcPr>
            <w:tcW w:w="0" w:type="auto"/>
          </w:tcPr>
          <w:p w14:paraId="712123F5" w14:textId="77777777" w:rsidR="006830B8" w:rsidRDefault="006830B8" w:rsidP="00617C12">
            <w:pPr>
              <w:pStyle w:val="Tabletext"/>
            </w:pPr>
            <w:r>
              <w:t>19.8</w:t>
            </w:r>
          </w:p>
        </w:tc>
        <w:tc>
          <w:tcPr>
            <w:tcW w:w="0" w:type="auto"/>
          </w:tcPr>
          <w:p w14:paraId="1F6D59D4" w14:textId="77777777" w:rsidR="006830B8" w:rsidRDefault="006830B8" w:rsidP="00617C12">
            <w:pPr>
              <w:pStyle w:val="Tabletext"/>
            </w:pPr>
            <w:r>
              <w:t>36.5</w:t>
            </w:r>
          </w:p>
        </w:tc>
      </w:tr>
      <w:tr w:rsidR="006830B8" w14:paraId="2AA24FAC" w14:textId="77777777" w:rsidTr="00DD4F24">
        <w:tc>
          <w:tcPr>
            <w:tcW w:w="0" w:type="auto"/>
          </w:tcPr>
          <w:p w14:paraId="64DA9318" w14:textId="08380B73" w:rsidR="006830B8" w:rsidRDefault="00D819D2" w:rsidP="00617C12">
            <w:pPr>
              <w:pStyle w:val="Tabletext"/>
            </w:pPr>
            <w:ins w:id="176" w:author="Or Aleksandrowicz" w:date="2026-08-08T21:06:00Z" w16du:dateUtc="2026-08-08T18:06:00Z">
              <w:r>
                <w:t>Air t</w:t>
              </w:r>
            </w:ins>
            <w:del w:id="177" w:author="Or Aleksandrowicz" w:date="2026-08-08T21:06:00Z" w16du:dateUtc="2026-08-08T18:06:00Z">
              <w:r w:rsidR="006830B8" w:rsidDel="00D819D2">
                <w:delText>T</w:delText>
              </w:r>
            </w:del>
            <w:r w:rsidR="006830B8">
              <w:t>emp. Haifa (</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rsidR="006830B8">
              <w:t>C)</w:t>
            </w:r>
          </w:p>
        </w:tc>
        <w:tc>
          <w:tcPr>
            <w:tcW w:w="0" w:type="auto"/>
          </w:tcPr>
          <w:p w14:paraId="3049FD60" w14:textId="77777777" w:rsidR="006830B8" w:rsidRDefault="006830B8" w:rsidP="00617C12">
            <w:pPr>
              <w:pStyle w:val="Tabletext"/>
            </w:pPr>
            <w:r>
              <w:t>20.3</w:t>
            </w:r>
          </w:p>
        </w:tc>
        <w:tc>
          <w:tcPr>
            <w:tcW w:w="0" w:type="auto"/>
          </w:tcPr>
          <w:p w14:paraId="218A16CE" w14:textId="77777777" w:rsidR="006830B8" w:rsidRDefault="006830B8" w:rsidP="00617C12">
            <w:pPr>
              <w:pStyle w:val="Tabletext"/>
            </w:pPr>
            <w:r>
              <w:t>5.1</w:t>
            </w:r>
          </w:p>
        </w:tc>
        <w:tc>
          <w:tcPr>
            <w:tcW w:w="0" w:type="auto"/>
          </w:tcPr>
          <w:p w14:paraId="4999A8E3" w14:textId="77777777" w:rsidR="006830B8" w:rsidRDefault="006830B8" w:rsidP="00617C12">
            <w:pPr>
              <w:pStyle w:val="Tabletext"/>
            </w:pPr>
            <w:r>
              <w:t>4.4</w:t>
            </w:r>
          </w:p>
        </w:tc>
        <w:tc>
          <w:tcPr>
            <w:tcW w:w="0" w:type="auto"/>
          </w:tcPr>
          <w:p w14:paraId="26F0F451" w14:textId="77777777" w:rsidR="006830B8" w:rsidRDefault="006830B8" w:rsidP="00617C12">
            <w:pPr>
              <w:pStyle w:val="Tabletext"/>
            </w:pPr>
            <w:r>
              <w:t>20.8</w:t>
            </w:r>
          </w:p>
        </w:tc>
        <w:tc>
          <w:tcPr>
            <w:tcW w:w="0" w:type="auto"/>
          </w:tcPr>
          <w:p w14:paraId="04D997D4" w14:textId="77777777" w:rsidR="006830B8" w:rsidRDefault="006830B8" w:rsidP="00617C12">
            <w:pPr>
              <w:pStyle w:val="Tabletext"/>
            </w:pPr>
            <w:r>
              <w:t>31.3</w:t>
            </w:r>
          </w:p>
        </w:tc>
      </w:tr>
    </w:tbl>
    <w:p w14:paraId="2FD7410B" w14:textId="77777777" w:rsidR="006830B8" w:rsidRDefault="006830B8" w:rsidP="006830B8">
      <w:pPr>
        <w:pStyle w:val="Heading3"/>
      </w:pPr>
      <w:bookmarkStart w:id="178" w:name="_Toc236589748"/>
      <w:bookmarkStart w:id="179" w:name="sec:forecast-error-dist"/>
      <w:bookmarkEnd w:id="146"/>
      <w:bookmarkEnd w:id="164"/>
      <w:r>
        <w:t>Forecast Error Distribution</w:t>
      </w:r>
      <w:bookmarkEnd w:id="178"/>
    </w:p>
    <w:p w14:paraId="6FE70861" w14:textId="61AAD616" w:rsidR="006830B8" w:rsidRDefault="006830B8" w:rsidP="00BD0E24">
      <w:pPr>
        <w:pStyle w:val="OpeningParagraph"/>
      </w:pPr>
      <w:r>
        <w:t>As shown in Figure </w:t>
      </w:r>
      <w:hyperlink w:anchor="fig:demand-vs-forecast-kde">
        <w:r>
          <w:rPr>
            <w:rStyle w:val="Hyperlink"/>
          </w:rPr>
          <w:t>4</w:t>
        </w:r>
      </w:hyperlink>
      <w:r>
        <w:t xml:space="preserve">, the Noga day-ahead forecast errors (actual minus forecast) are strikingly close to zero-mean and nearly symmetric: the mean error is only </w:t>
      </w:r>
      <m:oMath>
        <m:r>
          <m:rPr>
            <m:sty m:val="p"/>
          </m:rPr>
          <w:rPr>
            <w:rFonts w:ascii="Cambria Math" w:hAnsi="Cambria Math"/>
          </w:rPr>
          <m:t>+</m:t>
        </m:r>
        <m:r>
          <w:rPr>
            <w:rFonts w:ascii="Cambria Math" w:hAnsi="Cambria Math"/>
          </w:rPr>
          <m:t>312</m:t>
        </m:r>
      </m:oMath>
      <w:r>
        <w:t xml:space="preserve"> MWh </w:t>
      </w:r>
      <w:r>
        <w:lastRenderedPageBreak/>
        <w:t xml:space="preserve">against a standard deviation of </w:t>
      </w:r>
      <m:oMath>
        <m:r>
          <w:rPr>
            <w:rFonts w:ascii="Cambria Math" w:hAnsi="Cambria Math"/>
          </w:rPr>
          <m:t>3</m:t>
        </m:r>
        <m:r>
          <m:rPr>
            <m:sty m:val="p"/>
          </m:rPr>
          <w:rPr>
            <w:rFonts w:ascii="Cambria Math" w:hAnsi="Cambria Math"/>
          </w:rPr>
          <m:t>,</m:t>
        </m:r>
        <m:r>
          <w:rPr>
            <w:rFonts w:ascii="Cambria Math" w:hAnsi="Cambria Math"/>
          </w:rPr>
          <m:t>241</m:t>
        </m:r>
      </m:oMath>
      <w:r>
        <w:t> MWh, and the KDE is approximately bell-shaped with modest skewness. In other words, the operational forecast is essentially unbiased, under-predicting and over-predicting with roughly equal frequency and magnitude.</w:t>
      </w:r>
    </w:p>
    <w:p w14:paraId="0D3952B9" w14:textId="6FD9588B" w:rsidR="006830B8" w:rsidRDefault="006830B8" w:rsidP="00BD0E24">
      <w:pPr>
        <w:pStyle w:val="IndentParagraph"/>
      </w:pPr>
      <w:r>
        <w:t>From a pure accuracy standpoint</w:t>
      </w:r>
      <w:r w:rsidR="00BD0E24">
        <w:t>,</w:t>
      </w:r>
      <w:r>
        <w:t xml:space="preserve"> this is a desirable property. From a cost-sensitive standpoint, however, it is a warning sign. As established in Section </w:t>
      </w:r>
      <w:hyperlink w:anchor="sec:modeling">
        <w:r>
          <w:rPr>
            <w:rStyle w:val="Hyperlink"/>
          </w:rPr>
          <w:t>2</w:t>
        </w:r>
      </w:hyperlink>
      <w:r>
        <w:t>, when the costs of under-prediction substantially exceed those of over-prediction</w:t>
      </w:r>
      <w:r w:rsidR="00BD0E24">
        <w:t>,</w:t>
      </w:r>
      <w:r>
        <w:t xml:space="preserve"> the cost-minimising forecast is </w:t>
      </w:r>
      <w:r>
        <w:rPr>
          <w:i/>
          <w:iCs/>
        </w:rPr>
        <w:t>not</w:t>
      </w:r>
      <w:r>
        <w:t xml:space="preserve"> the conditional mean but a higher quantile </w:t>
      </w:r>
      <w:del w:id="180" w:author="Or Aleksandrowicz" w:date="2026-08-08T21:07:00Z" w16du:dateUtc="2026-08-08T18:07:00Z">
        <w:r w:rsidDel="00166BB7">
          <w:delText xml:space="preserve">— </w:delText>
        </w:r>
      </w:del>
      <w:ins w:id="181" w:author="Or Aleksandrowicz" w:date="2026-08-08T21:07:00Z" w16du:dateUtc="2026-08-08T18:07:00Z">
        <w:r w:rsidR="00166BB7">
          <w:t xml:space="preserve">- </w:t>
        </w:r>
      </w:ins>
      <w:r>
        <w:t>a deliberate upward bias proportional to the cost asymmetry. An approximately symmetric, zero-mean forecast therefore fails to account for the asymmetric cost structure of the market, and will systematically incur higher expected operational cost than a cost-aware alternative. This observation is central to the motivation of our approach and is quantified empirically in Section </w:t>
      </w:r>
      <w:hyperlink w:anchor="sec:evaluation">
        <w:r>
          <w:rPr>
            <w:rStyle w:val="Hyperlink"/>
          </w:rPr>
          <w:t>4</w:t>
        </w:r>
      </w:hyperlink>
      <w:r>
        <w:t>.</w:t>
      </w:r>
    </w:p>
    <w:p w14:paraId="6B2742D2" w14:textId="0F6F61F4" w:rsidR="006830B8" w:rsidRDefault="006830B8" w:rsidP="00BD0E24">
      <w:pPr>
        <w:pStyle w:val="IndentParagraph"/>
      </w:pPr>
      <w:r>
        <w:t>Figure </w:t>
      </w:r>
      <w:hyperlink w:anchor="fig:error-heatmap">
        <w:r>
          <w:rPr>
            <w:rStyle w:val="Hyperlink"/>
          </w:rPr>
          <w:t>5</w:t>
        </w:r>
      </w:hyperlink>
      <w:r>
        <w:t xml:space="preserve"> breaks down the Noga forecast error magnitude by hour of the day and day of the week. Each cell shows the mean </w:t>
      </w:r>
      <w:r>
        <w:rPr>
          <w:i/>
          <w:iCs/>
        </w:rPr>
        <w:t>percentage</w:t>
      </w:r>
      <w:r>
        <w:t xml:space="preserve"> absolute error (</w:t>
      </w:r>
      <m:oMath>
        <m:d>
          <m:dPr>
            <m:begChr m:val="|"/>
            <m:endChr m:val="|"/>
            <m:ctrlPr>
              <w:rPr>
                <w:rFonts w:ascii="Cambria Math" w:hAnsi="Cambria Math"/>
              </w:rPr>
            </m:ctrlPr>
          </m:dPr>
          <m:e>
            <m:r>
              <w:rPr>
                <w:rFonts w:ascii="Cambria Math" w:hAnsi="Cambria Math"/>
              </w:rPr>
              <m:t>actual</m:t>
            </m:r>
            <m:r>
              <m:rPr>
                <m:sty m:val="p"/>
              </m:rPr>
              <w:rPr>
                <w:rFonts w:ascii="Cambria Math" w:hAnsi="Cambria Math"/>
              </w:rPr>
              <m:t>-</m:t>
            </m:r>
            <m:r>
              <w:rPr>
                <w:rFonts w:ascii="Cambria Math" w:hAnsi="Cambria Math"/>
              </w:rPr>
              <m:t>forecast</m:t>
            </m:r>
          </m:e>
        </m:d>
        <m:r>
          <m:rPr>
            <m:sty m:val="p"/>
          </m:rPr>
          <w:rPr>
            <w:rFonts w:ascii="Cambria Math" w:hAnsi="Cambria Math"/>
          </w:rPr>
          <m:t>/</m:t>
        </m:r>
        <m:r>
          <w:rPr>
            <w:rFonts w:ascii="Cambria Math" w:hAnsi="Cambria Math"/>
          </w:rPr>
          <m:t>actual</m:t>
        </m:r>
      </m:oMath>
      <w:r>
        <w:t>) for that hour-of-week slot over the entire dataset. The heatmap reveals that forecast accuracy varies substantially across the week: certain hour-of-day and day-of-week combinations are consistently harder to forecast than others, with notable differences between weekdays, Friday, and Saturday. This structured, non-uniform pattern has an important implication for post-hoc calibration: a global affine correction cannot account for the fact that errors are large in some slots and small in others. We return to this point in Section </w:t>
      </w:r>
      <w:hyperlink w:anchor="sec:evaluation">
        <w:r>
          <w:rPr>
            <w:rStyle w:val="Hyperlink"/>
          </w:rPr>
          <w:t>4</w:t>
        </w:r>
      </w:hyperlink>
      <w:r>
        <w:t>.</w:t>
      </w:r>
    </w:p>
    <w:p w14:paraId="5C3B544B" w14:textId="77777777" w:rsidR="006830B8" w:rsidRDefault="006830B8" w:rsidP="006830B8">
      <w:pPr>
        <w:pStyle w:val="CaptionedFigure"/>
      </w:pPr>
      <w:r>
        <w:rPr>
          <w:noProof/>
        </w:rPr>
        <w:lastRenderedPageBreak/>
        <w:drawing>
          <wp:inline distT="0" distB="0" distL="0" distR="0" wp14:anchorId="6307C757" wp14:editId="3B878D14">
            <wp:extent cx="6337300" cy="3740150"/>
            <wp:effectExtent l="0" t="0" r="635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plot/error_heatmap_percent.png"/>
                    <pic:cNvPicPr>
                      <a:picLocks noChangeAspect="1" noChangeArrowheads="1"/>
                    </pic:cNvPicPr>
                  </pic:nvPicPr>
                  <pic:blipFill>
                    <a:blip r:embed="rId12"/>
                    <a:stretch>
                      <a:fillRect/>
                    </a:stretch>
                  </pic:blipFill>
                  <pic:spPr bwMode="auto">
                    <a:xfrm>
                      <a:off x="0" y="0"/>
                      <a:ext cx="6338337" cy="3740762"/>
                    </a:xfrm>
                    <a:prstGeom prst="rect">
                      <a:avLst/>
                    </a:prstGeom>
                    <a:noFill/>
                    <a:ln w="9525">
                      <a:noFill/>
                      <a:headEnd/>
                      <a:tailEnd/>
                    </a:ln>
                  </pic:spPr>
                </pic:pic>
              </a:graphicData>
            </a:graphic>
          </wp:inline>
        </w:drawing>
      </w:r>
    </w:p>
    <w:p w14:paraId="6B1DB190" w14:textId="4DC2BEF5" w:rsidR="006830B8" w:rsidRDefault="00C60921" w:rsidP="00C60921">
      <w:pPr>
        <w:pStyle w:val="Caption"/>
      </w:pPr>
      <w:r>
        <w:t xml:space="preserve">Figure </w:t>
      </w:r>
      <w:r>
        <w:fldChar w:fldCharType="begin"/>
      </w:r>
      <w:r>
        <w:instrText xml:space="preserve"> SEQ Figure \* ARABIC </w:instrText>
      </w:r>
      <w:r>
        <w:fldChar w:fldCharType="separate"/>
      </w:r>
      <w:r w:rsidR="00AA487D">
        <w:rPr>
          <w:noProof/>
        </w:rPr>
        <w:t>5</w:t>
      </w:r>
      <w:r>
        <w:fldChar w:fldCharType="end"/>
      </w:r>
      <w:r>
        <w:t xml:space="preserve">: </w:t>
      </w:r>
      <w:r w:rsidR="006830B8">
        <w:t>Heatmap of mean percentage absolute error (</w:t>
      </w:r>
      <m:oMath>
        <m:d>
          <m:dPr>
            <m:begChr m:val="|"/>
            <m:endChr m:val="|"/>
            <m:ctrlPr>
              <w:rPr>
                <w:rFonts w:ascii="Cambria Math" w:hAnsi="Cambria Math"/>
              </w:rPr>
            </m:ctrlPr>
          </m:dPr>
          <m:e>
            <m:r>
              <m:rPr>
                <m:sty m:val="bi"/>
              </m:rPr>
              <w:rPr>
                <w:rFonts w:ascii="Cambria Math" w:hAnsi="Cambria Math"/>
              </w:rPr>
              <m:t>actual</m:t>
            </m:r>
            <m:r>
              <m:rPr>
                <m:sty m:val="b"/>
              </m:rPr>
              <w:rPr>
                <w:rFonts w:ascii="Cambria Math" w:hAnsi="Cambria Math"/>
              </w:rPr>
              <m:t>-</m:t>
            </m:r>
            <m:r>
              <m:rPr>
                <m:sty m:val="bi"/>
              </m:rPr>
              <w:rPr>
                <w:rFonts w:ascii="Cambria Math" w:hAnsi="Cambria Math"/>
              </w:rPr>
              <m:t>forecast</m:t>
            </m:r>
          </m:e>
        </m:d>
        <m:r>
          <m:rPr>
            <m:sty m:val="b"/>
          </m:rPr>
          <w:rPr>
            <w:rFonts w:ascii="Cambria Math" w:hAnsi="Cambria Math"/>
          </w:rPr>
          <m:t>/</m:t>
        </m:r>
        <m:r>
          <m:rPr>
            <m:sty m:val="bi"/>
          </m:rPr>
          <w:rPr>
            <w:rFonts w:ascii="Cambria Math" w:hAnsi="Cambria Math"/>
          </w:rPr>
          <m:t>actual</m:t>
        </m:r>
      </m:oMath>
      <w:r w:rsidR="006830B8">
        <w:t>) for Noga day-ahead forecasts, broken down by hour of the day (rows) and day of the week (columns). Each cell represents a specific hour-of-week slot. The non-uniform pattern demonstrates that forecast difficulty varies systematically across hours and days, and cannot be corrected by a single global offset.</w:t>
      </w:r>
    </w:p>
    <w:p w14:paraId="6D31C5DD" w14:textId="77777777" w:rsidR="006830B8" w:rsidRDefault="006830B8" w:rsidP="006830B8">
      <w:pPr>
        <w:pStyle w:val="Heading3"/>
      </w:pPr>
      <w:bookmarkStart w:id="182" w:name="_Toc236589749"/>
      <w:bookmarkStart w:id="183" w:name="Xde81cacfb665c567b2d881a3b8447a189843b13"/>
      <w:bookmarkEnd w:id="179"/>
      <w:r>
        <w:t>Comparison with the Noga Operational Forecast</w:t>
      </w:r>
      <w:bookmarkEnd w:id="182"/>
    </w:p>
    <w:p w14:paraId="2980A67F" w14:textId="77777777" w:rsidR="006830B8" w:rsidRDefault="006830B8" w:rsidP="00E05F4E">
      <w:pPr>
        <w:pStyle w:val="OpeningParagraph"/>
      </w:pPr>
      <w:r>
        <w:t xml:space="preserve">A distinctive feature of our dataset is the availability of the </w:t>
      </w:r>
      <w:r>
        <w:rPr>
          <w:i/>
          <w:iCs/>
        </w:rPr>
        <w:t>real</w:t>
      </w:r>
      <w:r>
        <w:t xml:space="preserve"> day-ahead forecasts produced by Noga and used in the actual electricity market. This allows us to evaluate our learned models not merely against simple statistical baselines but against the operational forecast of an experienced system operator with access to proprietary data and domain expertise.</w:t>
      </w:r>
    </w:p>
    <w:p w14:paraId="47802FAD" w14:textId="2C6AF690" w:rsidR="006830B8" w:rsidRDefault="006830B8" w:rsidP="00E05F4E">
      <w:pPr>
        <w:pStyle w:val="IndentParagraph"/>
      </w:pPr>
      <w:r>
        <w:t xml:space="preserve">The Noga forecast achieves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0.98</m:t>
        </m:r>
      </m:oMath>
      <w:r>
        <w:t xml:space="preserve"> against actual demand, confirming it is a strong accuracy baseline. Its error distribution is, as discussed in Section </w:t>
      </w:r>
      <w:hyperlink w:anchor="sec:forecast-error-dist">
        <w:r>
          <w:rPr>
            <w:rStyle w:val="Hyperlink"/>
          </w:rPr>
          <w:t>3.1.2</w:t>
        </w:r>
      </w:hyperlink>
      <w:r>
        <w:t>, nearly zero-mean and approximately symmetric. While this is impressive from an accuracy standpoint, it also reveals a limitation: the Noga forecast behaves as a conditional-mean estimator, making no explicit adjustment for cost asymmetry. A symmetric, unbiased forecast minimises mean squared error but, as we show empirically in Section </w:t>
      </w:r>
      <w:hyperlink w:anchor="sec:evaluation">
        <w:r>
          <w:rPr>
            <w:rStyle w:val="Hyperlink"/>
          </w:rPr>
          <w:t>4</w:t>
        </w:r>
      </w:hyperlink>
      <w:r>
        <w:t xml:space="preserve">, it does </w:t>
      </w:r>
      <w:r>
        <w:rPr>
          <w:i/>
          <w:iCs/>
        </w:rPr>
        <w:t>not</w:t>
      </w:r>
      <w:r>
        <w:t xml:space="preserve"> </w:t>
      </w:r>
      <w:del w:id="184" w:author="Or Aleksandrowicz" w:date="2026-08-08T21:09:00Z" w16du:dateUtc="2026-08-08T18:09:00Z">
        <w:r w:rsidDel="002D766F">
          <w:delText xml:space="preserve">minimize </w:delText>
        </w:r>
      </w:del>
      <w:ins w:id="185" w:author="Or Aleksandrowicz" w:date="2026-08-08T21:09:00Z" w16du:dateUtc="2026-08-08T18:09:00Z">
        <w:r w:rsidR="002D766F">
          <w:t xml:space="preserve">minimise </w:t>
        </w:r>
      </w:ins>
      <w:r>
        <w:lastRenderedPageBreak/>
        <w:t xml:space="preserve">expected operational cost when under-prediction is substantially more costly than over-prediction. Its high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is therefore a misleading indicator of operational performance under asymmetric costs</w:t>
      </w:r>
      <w:del w:id="186" w:author="Or Aleksandrowicz" w:date="2026-08-08T21:09:00Z" w16du:dateUtc="2026-08-08T18:09:00Z">
        <w:r w:rsidDel="000C2951">
          <w:delText xml:space="preserve"> —</w:delText>
        </w:r>
      </w:del>
      <w:ins w:id="187" w:author="Or Aleksandrowicz" w:date="2026-08-08T21:09:00Z" w16du:dateUtc="2026-08-08T18:09:00Z">
        <w:r w:rsidR="000C2951">
          <w:t xml:space="preserve"> -</w:t>
        </w:r>
      </w:ins>
      <w:r>
        <w:t xml:space="preserve"> a point that motivates the cost-sensitive approach developed in this paper.</w:t>
      </w:r>
    </w:p>
    <w:p w14:paraId="1BB1DC03" w14:textId="77777777" w:rsidR="006830B8" w:rsidRDefault="006830B8" w:rsidP="006830B8">
      <w:pPr>
        <w:pStyle w:val="Heading2"/>
      </w:pPr>
      <w:bookmarkStart w:id="188" w:name="_Toc236589750"/>
      <w:bookmarkStart w:id="189" w:name="sec:model-training"/>
      <w:bookmarkEnd w:id="112"/>
      <w:bookmarkEnd w:id="183"/>
      <w:r>
        <w:t>Model Training</w:t>
      </w:r>
      <w:bookmarkEnd w:id="188"/>
    </w:p>
    <w:p w14:paraId="1152229A" w14:textId="0A0447A4" w:rsidR="006830B8" w:rsidRDefault="006830B8" w:rsidP="00E05F4E">
      <w:pPr>
        <w:pStyle w:val="OpeningParagraph"/>
      </w:pPr>
      <w:r>
        <w:t xml:space="preserve">All model variants share the same architecture: the prediction is expressed as a </w:t>
      </w:r>
      <w:r>
        <w:rPr>
          <w:i/>
          <w:iCs/>
        </w:rPr>
        <w:t>soft attention</w:t>
      </w:r>
      <w:r>
        <w:t xml:space="preserve"> over a short window of recent historical demand values plus a learned additive correction. Weather conditions (</w:t>
      </w:r>
      <w:ins w:id="190" w:author="Or Aleksandrowicz" w:date="2026-08-08T20:59:00Z" w16du:dateUtc="2026-08-08T17:59:00Z">
        <w:r w:rsidR="00040900">
          <w:t xml:space="preserve">air </w:t>
        </w:r>
      </w:ins>
      <w:r>
        <w:t xml:space="preserve">temperature, </w:t>
      </w:r>
      <w:r w:rsidRPr="008B34F3">
        <w:rPr>
          <w:highlight w:val="yellow"/>
          <w:rPrChange w:id="191" w:author="Or Aleksandrowicz" w:date="2026-08-08T20:59:00Z" w16du:dateUtc="2026-08-08T17:59:00Z">
            <w:rPr/>
          </w:rPrChange>
        </w:rPr>
        <w:t>wet-bulb temperature</w:t>
      </w:r>
      <w:r>
        <w:t xml:space="preserve">, and relative humidity at three meteorological stations) and temporal patterns (time of day, day of week, month of year) jointly determine both the attention weights and the correction term. Temporal features are encoded via learned embeddings; weather features enter as continuous inputs. The model operates at 5-minute granularity and produces a day-ahead forecast: given conditions at a target time </w:t>
      </w:r>
      <m:oMath>
        <m:r>
          <w:rPr>
            <w:rFonts w:ascii="Cambria Math" w:hAnsi="Cambria Math"/>
          </w:rPr>
          <m:t>t</m:t>
        </m:r>
      </m:oMath>
      <w:r>
        <w:t>, it predicts demand exactly 24 hours earlier in the input window</w:t>
      </w:r>
      <w:del w:id="192" w:author="Or Aleksandrowicz" w:date="2026-08-08T21:20:00Z" w16du:dateUtc="2026-08-08T18:20:00Z">
        <w:r w:rsidDel="0006717E">
          <w:delText>—</w:delText>
        </w:r>
      </w:del>
      <w:ins w:id="193" w:author="Or Aleksandrowicz" w:date="2026-08-08T21:20:00Z" w16du:dateUtc="2026-08-08T18:20:00Z">
        <w:r w:rsidR="0006717E">
          <w:t xml:space="preserve"> -</w:t>
        </w:r>
      </w:ins>
      <w:ins w:id="194" w:author="Or Aleksandrowicz" w:date="2026-08-08T21:21:00Z" w16du:dateUtc="2026-08-08T18:21:00Z">
        <w:r w:rsidR="0006717E">
          <w:t xml:space="preserve"> </w:t>
        </w:r>
      </w:ins>
      <w:r>
        <w:t xml:space="preserve">making it a suitable testbed for isolating the effect of the training objective on cost-aware forecasting. The variants differ </w:t>
      </w:r>
      <w:r>
        <w:rPr>
          <w:i/>
          <w:iCs/>
        </w:rPr>
        <w:t>only</w:t>
      </w:r>
      <w:r>
        <w:t xml:space="preserve"> in their training objective, so that any difference in cost performance can be attributed to that objective alone.</w:t>
      </w:r>
    </w:p>
    <w:p w14:paraId="17063AAD" w14:textId="77777777" w:rsidR="006830B8" w:rsidRDefault="006830B8" w:rsidP="006830B8">
      <w:pPr>
        <w:pStyle w:val="Heading3"/>
      </w:pPr>
      <w:bookmarkStart w:id="195" w:name="_Toc236589751"/>
      <w:bookmarkStart w:id="196" w:name="data-splitting"/>
      <w:r>
        <w:t>Data Splitting</w:t>
      </w:r>
      <w:bookmarkEnd w:id="195"/>
    </w:p>
    <w:p w14:paraId="6505B252" w14:textId="77777777" w:rsidR="006830B8" w:rsidRDefault="006830B8" w:rsidP="00E05F4E">
      <w:pPr>
        <w:pStyle w:val="OpeningParagraph"/>
      </w:pPr>
      <w:r>
        <w:t>The dataset is partitioned chronologically at 1 January 2025:</w:t>
      </w:r>
    </w:p>
    <w:p w14:paraId="2696EBD3" w14:textId="77777777" w:rsidR="006830B8" w:rsidRDefault="006830B8" w:rsidP="00E05F4E">
      <w:pPr>
        <w:pStyle w:val="OpeningParagraph"/>
        <w:numPr>
          <w:ilvl w:val="0"/>
          <w:numId w:val="17"/>
        </w:numPr>
      </w:pPr>
      <w:r>
        <w:rPr>
          <w:b/>
          <w:bCs/>
        </w:rPr>
        <w:t>Training set:</w:t>
      </w:r>
      <w:r>
        <w:t xml:space="preserve"> March 2023 – December 2024 (</w:t>
      </w:r>
      <m:oMath>
        <m:r>
          <m:rPr>
            <m:sty m:val="p"/>
          </m:rPr>
          <w:rPr>
            <w:rFonts w:ascii="Cambria Math" w:hAnsi="Cambria Math"/>
          </w:rPr>
          <m:t>≈</m:t>
        </m:r>
        <m:r>
          <w:rPr>
            <w:rFonts w:ascii="Cambria Math" w:hAnsi="Cambria Math"/>
          </w:rPr>
          <m:t>​672</m:t>
        </m:r>
      </m:oMath>
      <w:r>
        <w:t> days).</w:t>
      </w:r>
    </w:p>
    <w:p w14:paraId="06E1D70C" w14:textId="77777777" w:rsidR="006830B8" w:rsidRDefault="006830B8" w:rsidP="00E05F4E">
      <w:pPr>
        <w:pStyle w:val="OpeningParagraph"/>
        <w:numPr>
          <w:ilvl w:val="0"/>
          <w:numId w:val="17"/>
        </w:numPr>
      </w:pPr>
      <w:r>
        <w:rPr>
          <w:b/>
          <w:bCs/>
        </w:rPr>
        <w:t>Test set:</w:t>
      </w:r>
      <w:r>
        <w:t xml:space="preserve"> January 2025 – February 2026 (</w:t>
      </w:r>
      <m:oMath>
        <m:r>
          <m:rPr>
            <m:sty m:val="p"/>
          </m:rPr>
          <w:rPr>
            <w:rFonts w:ascii="Cambria Math" w:hAnsi="Cambria Math"/>
          </w:rPr>
          <m:t>≈</m:t>
        </m:r>
        <m:r>
          <w:rPr>
            <w:rFonts w:ascii="Cambria Math" w:hAnsi="Cambria Math"/>
          </w:rPr>
          <m:t>​424</m:t>
        </m:r>
      </m:oMath>
      <w:r>
        <w:t> days), held out for final evaluation.</w:t>
      </w:r>
    </w:p>
    <w:p w14:paraId="21038F39" w14:textId="77777777" w:rsidR="006830B8" w:rsidRDefault="006830B8" w:rsidP="00E05F4E">
      <w:pPr>
        <w:pStyle w:val="OpeningParagraph"/>
      </w:pPr>
      <w:r>
        <w:t>The chronological split ensures no future information leaks into training.</w:t>
      </w:r>
    </w:p>
    <w:p w14:paraId="209A4976" w14:textId="77777777" w:rsidR="006830B8" w:rsidRDefault="006830B8" w:rsidP="006830B8">
      <w:pPr>
        <w:pStyle w:val="Heading3"/>
      </w:pPr>
      <w:bookmarkStart w:id="197" w:name="_Toc236589752"/>
      <w:bookmarkStart w:id="198" w:name="neural-network-architecture"/>
      <w:bookmarkEnd w:id="196"/>
      <w:r>
        <w:t>Neural Network Architecture</w:t>
      </w:r>
      <w:bookmarkEnd w:id="197"/>
    </w:p>
    <w:p w14:paraId="5A00FFD8" w14:textId="77777777" w:rsidR="006830B8" w:rsidRDefault="006830B8" w:rsidP="00E05F4E">
      <w:pPr>
        <w:pStyle w:val="OpeningParagraph"/>
      </w:pPr>
      <w:r>
        <w:t xml:space="preserve">For each target 5-minute slot </w:t>
      </w:r>
      <m:oMath>
        <m:r>
          <w:rPr>
            <w:rFonts w:ascii="Cambria Math" w:hAnsi="Cambria Math"/>
          </w:rPr>
          <m:t>t</m:t>
        </m:r>
      </m:oMath>
      <w:r>
        <w:t>, the model receives three types of input:</w:t>
      </w:r>
    </w:p>
    <w:p w14:paraId="7363E259" w14:textId="77777777" w:rsidR="006830B8" w:rsidRDefault="006830B8" w:rsidP="00E05F4E">
      <w:pPr>
        <w:pStyle w:val="OpeningParagraph"/>
        <w:numPr>
          <w:ilvl w:val="0"/>
          <w:numId w:val="18"/>
        </w:numPr>
      </w:pPr>
      <w:r>
        <w:rPr>
          <w:b/>
          <w:bCs/>
        </w:rPr>
        <w:t>Historical demand.</w:t>
      </w:r>
      <w:r>
        <w:t xml:space="preserve"> A window of </w:t>
      </w:r>
      <m:oMath>
        <m:r>
          <w:rPr>
            <w:rFonts w:ascii="Cambria Math" w:hAnsi="Cambria Math"/>
          </w:rPr>
          <m:t>H</m:t>
        </m:r>
        <m:r>
          <m:rPr>
            <m:sty m:val="p"/>
          </m:rPr>
          <w:rPr>
            <w:rFonts w:ascii="Cambria Math" w:hAnsi="Cambria Math"/>
          </w:rPr>
          <m:t>=</m:t>
        </m:r>
        <m:r>
          <w:rPr>
            <w:rFonts w:ascii="Cambria Math" w:hAnsi="Cambria Math"/>
          </w:rPr>
          <m:t>10</m:t>
        </m:r>
      </m:oMath>
      <w:r>
        <w:t xml:space="preserve"> consecutive 5-minute demand readings </w:t>
      </w:r>
      <m:oMath>
        <m:r>
          <m:rPr>
            <m:sty m:val="b"/>
          </m:rPr>
          <w:rPr>
            <w:rFonts w:ascii="Cambria Math" w:hAnsi="Cambria Math"/>
          </w:rPr>
          <m:t>h</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H</m:t>
                </m:r>
              </m:sub>
            </m:sSub>
          </m:e>
        </m:d>
      </m:oMath>
      <w:r>
        <w:t xml:space="preserve"> ending exactly 24 hours before </w:t>
      </w:r>
      <m:oMath>
        <m:r>
          <w:rPr>
            <w:rFonts w:ascii="Cambria Math" w:hAnsi="Cambria Math"/>
          </w:rPr>
          <m:t>t</m:t>
        </m:r>
      </m:oMath>
      <w:r>
        <w:t xml:space="preserve"> (i.e. the same time-of-day window from the previous day).</w:t>
      </w:r>
    </w:p>
    <w:p w14:paraId="59EF6B37" w14:textId="4FC2564E" w:rsidR="006830B8" w:rsidRDefault="006830B8" w:rsidP="00E05F4E">
      <w:pPr>
        <w:pStyle w:val="OpeningParagraph"/>
        <w:numPr>
          <w:ilvl w:val="0"/>
          <w:numId w:val="18"/>
        </w:numPr>
      </w:pPr>
      <w:r>
        <w:rPr>
          <w:b/>
          <w:bCs/>
        </w:rPr>
        <w:lastRenderedPageBreak/>
        <w:t>Weather features.</w:t>
      </w:r>
      <w:r>
        <w:t xml:space="preserve"> Nine continuous variables measured at time </w:t>
      </w:r>
      <m:oMath>
        <m:r>
          <w:rPr>
            <w:rFonts w:ascii="Cambria Math" w:hAnsi="Cambria Math"/>
          </w:rPr>
          <m:t>t</m:t>
        </m:r>
      </m:oMath>
      <w:r>
        <w:t xml:space="preserve">: </w:t>
      </w:r>
      <w:ins w:id="199" w:author="Or Aleksandrowicz" w:date="2026-08-08T20:58:00Z" w16du:dateUtc="2026-08-08T17:58:00Z">
        <w:r w:rsidR="002F1448">
          <w:t xml:space="preserve">air </w:t>
        </w:r>
      </w:ins>
      <w:r>
        <w:t xml:space="preserve">temperature, </w:t>
      </w:r>
      <w:commentRangeStart w:id="200"/>
      <w:r w:rsidRPr="00C37BC0">
        <w:rPr>
          <w:highlight w:val="yellow"/>
          <w:rPrChange w:id="201" w:author="Or Aleksandrowicz" w:date="2026-08-08T21:31:00Z" w16du:dateUtc="2026-08-08T18:31:00Z">
            <w:rPr/>
          </w:rPrChange>
        </w:rPr>
        <w:t>wet-bulb temperature</w:t>
      </w:r>
      <w:commentRangeEnd w:id="200"/>
      <w:r w:rsidR="00040900">
        <w:rPr>
          <w:rStyle w:val="CommentReference"/>
          <w:sz w:val="24"/>
          <w:szCs w:val="22"/>
        </w:rPr>
        <w:commentReference w:id="200"/>
      </w:r>
      <w:r>
        <w:t>, and relative humidity for three stations (Haifa, Jerusalem, Tel Aviv).</w:t>
      </w:r>
    </w:p>
    <w:p w14:paraId="50F0F29F" w14:textId="77777777" w:rsidR="006830B8" w:rsidRDefault="006830B8" w:rsidP="00E05F4E">
      <w:pPr>
        <w:pStyle w:val="OpeningParagraph"/>
        <w:numPr>
          <w:ilvl w:val="0"/>
          <w:numId w:val="18"/>
        </w:numPr>
      </w:pPr>
      <w:r>
        <w:rPr>
          <w:b/>
          <w:bCs/>
        </w:rPr>
        <w:t>Temporal embeddings.</w:t>
      </w:r>
      <w:r>
        <w:t xml:space="preserve"> Learned embeddings for time of day (288 positions, dimension 16), day of week (7 positions, dimension 3), and month of year (12 positions, dimension 2).</w:t>
      </w:r>
    </w:p>
    <w:p w14:paraId="4698AF34" w14:textId="6FBCBCFE" w:rsidR="006830B8" w:rsidRDefault="006830B8" w:rsidP="00E05F4E">
      <w:pPr>
        <w:pStyle w:val="OpeningParagraph"/>
      </w:pPr>
      <w:r>
        <w:t xml:space="preserve">These are concatenated into a vector of dimension </w:t>
      </w:r>
      <m:oMath>
        <m:r>
          <w:rPr>
            <w:rFonts w:ascii="Cambria Math" w:hAnsi="Cambria Math"/>
          </w:rPr>
          <m:t>H</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40</m:t>
        </m:r>
      </m:oMath>
      <w:r>
        <w:t xml:space="preserve"> and passed through a small MLP with two hidden layers of width 32 and LeakyReLU activations,</w:t>
      </w:r>
      <w:r w:rsidR="00C34ADF">
        <w:rPr>
          <w:rStyle w:val="FootnoteReference"/>
        </w:rPr>
        <w:footnoteReference w:id="4"/>
      </w:r>
      <w:r>
        <w:t xml:space="preserve"> producing an output vector </w:t>
      </w:r>
      <m:oMath>
        <m:r>
          <m:rPr>
            <m:sty m:val="b"/>
          </m:rPr>
          <w:rPr>
            <w:rFonts w:ascii="Cambria Math" w:hAnsi="Cambria Math"/>
          </w:rPr>
          <m:t>o</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r>
              <m:rPr>
                <m:sty m:val="p"/>
              </m:rPr>
              <w:rPr>
                <w:rFonts w:ascii="Cambria Math" w:hAnsi="Cambria Math"/>
              </w:rPr>
              <m:t>+</m:t>
            </m:r>
            <m:r>
              <w:rPr>
                <w:rFonts w:ascii="Cambria Math" w:hAnsi="Cambria Math"/>
              </w:rPr>
              <m:t>1</m:t>
            </m:r>
          </m:sup>
        </m:sSup>
      </m:oMath>
      <w:r>
        <w:t xml:space="preserve">. The first </w:t>
      </w:r>
      <m:oMath>
        <m:r>
          <w:rPr>
            <w:rFonts w:ascii="Cambria Math" w:hAnsi="Cambria Math"/>
          </w:rPr>
          <m:t>H</m:t>
        </m:r>
      </m:oMath>
      <w:r>
        <w:t xml:space="preserve"> outputs are treated as attention logits over the history window; the last output is an additive correction scalar </w:t>
      </w:r>
      <m:oMath>
        <m:r>
          <w:rPr>
            <w:rFonts w:ascii="Cambria Math" w:hAnsi="Cambria Math"/>
          </w:rPr>
          <m:t>δ</m:t>
        </m:r>
      </m:oMath>
      <w:r>
        <w:t>. The forecast is:</w:t>
      </w:r>
    </w:p>
    <w:p w14:paraId="6A8637E1" w14:textId="77777777" w:rsidR="006830B8" w:rsidRDefault="005C01CA" w:rsidP="00E05F4E">
      <w:pPr>
        <w:pStyle w:val="OpeningParagraph"/>
      </w:pPr>
      <m:oMathPara>
        <m:oMathParaPr>
          <m:jc m:val="center"/>
        </m:oMathParaPr>
        <m:oMath>
          <m:acc>
            <m:accPr>
              <m:ctrlPr>
                <w:rPr>
                  <w:rFonts w:ascii="Cambria Math" w:hAnsi="Cambria Math"/>
                </w:rPr>
              </m:ctrlPr>
            </m:accPr>
            <m:e>
              <m:r>
                <w:rPr>
                  <w:rFonts w:ascii="Cambria Math" w:hAnsi="Cambria Math"/>
                </w:rPr>
                <m:t>y</m:t>
              </m:r>
            </m:e>
          </m:acc>
          <m:r>
            <w:rPr>
              <w:rFonts w:ascii="Cambria Math" w:hAnsi="Cambria Math"/>
            </w:rPr>
            <m:t> </m:t>
          </m:r>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H</m:t>
              </m:r>
            </m:sup>
            <m:e>
              <m:r>
                <m:rPr>
                  <m:sty m:val="p"/>
                </m:rPr>
                <w:rPr>
                  <w:rFonts w:ascii="Cambria Math" w:hAnsi="Cambria Math"/>
                </w:rPr>
                <m:t>softmax</m:t>
              </m:r>
            </m:e>
          </m:nary>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b"/>
                        </m:rPr>
                        <w:rPr>
                          <w:rFonts w:ascii="Cambria Math" w:hAnsi="Cambria Math"/>
                        </w:rPr>
                        <m:t>o</m:t>
                      </m:r>
                    </m:e>
                    <m:sub>
                      <m:r>
                        <w:rPr>
                          <w:rFonts w:ascii="Cambria Math" w:hAnsi="Cambria Math"/>
                        </w:rPr>
                        <m:t>1</m:t>
                      </m:r>
                      <m:r>
                        <m:rPr>
                          <m:sty m:val="p"/>
                        </m:rPr>
                        <w:rPr>
                          <w:rFonts w:ascii="Cambria Math" w:hAnsi="Cambria Math"/>
                        </w:rPr>
                        <m:t>:</m:t>
                      </m:r>
                      <m:r>
                        <w:rPr>
                          <w:rFonts w:ascii="Cambria Math" w:hAnsi="Cambria Math"/>
                        </w:rPr>
                        <m:t>H</m:t>
                      </m:r>
                    </m:sub>
                  </m:sSub>
                </m:e>
              </m:d>
            </m:e>
            <m:sub>
              <m:r>
                <w:rPr>
                  <w:rFonts w:ascii="Cambria Math" w:hAnsi="Cambria Math"/>
                </w:rPr>
                <m:t>k</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k</m:t>
              </m:r>
            </m:sub>
          </m:sSub>
          <m:r>
            <w:rPr>
              <w:rFonts w:ascii="Cambria Math" w:hAnsi="Cambria Math"/>
            </w:rPr>
            <m:t> </m:t>
          </m:r>
          <m:r>
            <m:rPr>
              <m:sty m:val="p"/>
            </m:rPr>
            <w:rPr>
              <w:rFonts w:ascii="Cambria Math" w:hAnsi="Cambria Math"/>
            </w:rPr>
            <m:t>+</m:t>
          </m:r>
          <m:r>
            <w:rPr>
              <w:rFonts w:ascii="Cambria Math" w:hAnsi="Cambria Math"/>
            </w:rPr>
            <m:t> δ</m:t>
          </m:r>
          <m:r>
            <m:rPr>
              <m:sty m:val="p"/>
            </m:rPr>
            <w:rPr>
              <w:rFonts w:ascii="Cambria Math" w:hAnsi="Cambria Math"/>
            </w:rPr>
            <m:t>,</m:t>
          </m:r>
        </m:oMath>
      </m:oMathPara>
    </w:p>
    <w:p w14:paraId="3A1A9259" w14:textId="38932B22" w:rsidR="006830B8" w:rsidRDefault="006830B8" w:rsidP="00E05F4E">
      <w:pPr>
        <w:pStyle w:val="OpeningParagraph"/>
      </w:pPr>
      <w:r>
        <w:t xml:space="preserve">where all demand values are normalised by a constant scale factor </w:t>
      </w:r>
      <m:oMath>
        <m:r>
          <w:rPr>
            <w:rFonts w:ascii="Cambria Math" w:hAnsi="Cambria Math"/>
          </w:rPr>
          <m:t>s</m:t>
        </m:r>
        <m:r>
          <m:rPr>
            <m:sty m:val="p"/>
          </m:rPr>
          <w:rPr>
            <w:rFonts w:ascii="Cambria Math" w:hAnsi="Cambria Math"/>
          </w:rPr>
          <m:t>=</m:t>
        </m:r>
        <m:r>
          <w:rPr>
            <w:rFonts w:ascii="Cambria Math" w:hAnsi="Cambria Math"/>
          </w:rPr>
          <m:t>100</m:t>
        </m:r>
      </m:oMath>
      <w:r>
        <w:t xml:space="preserve"> during training and rescaled at inference time. The model thus learns to select which historical reading is most informative given the current conditions, and applies a weather- and calendar-conditioned correction. Both models (L1 and asymmetric) are trained with the Adam optimiser </w:t>
      </w:r>
      <w:r w:rsidR="0007364A">
        <w:fldChar w:fldCharType="begin"/>
      </w:r>
      <w:r w:rsidR="0007364A">
        <w:instrText xml:space="preserve"> ADDIN EN.CITE &lt;EndNote&gt;&lt;Cite&gt;&lt;Author&gt;Kingma&lt;/Author&gt;&lt;Year&gt;2015&lt;/Year&gt;&lt;RecNum&gt;11143&lt;/RecNum&gt;&lt;DisplayText&gt;(Kingma &amp;amp; Ba, 2015)&lt;/DisplayText&gt;&lt;record&gt;&lt;rec-number&gt;11143&lt;/rec-number&gt;&lt;foreign-keys&gt;&lt;key app="EN" db-id="xe0xrpetqz2ddle999axs9sqz5x9xaevww9v" timestamp="1785688110" guid="52210387-fb86-4e32-a2bf-e65c56a17234"&gt;11143&lt;/key&gt;&lt;/foreign-keys&gt;&lt;ref-type name="Conference Paper"&gt;47&lt;/ref-type&gt;&lt;contributors&gt;&lt;authors&gt;&lt;author&gt;Kingma, Diederik P.&lt;/author&gt;&lt;author&gt;Ba, Jimmy&lt;/author&gt;&lt;/authors&gt;&lt;/contributors&gt;&lt;titles&gt;&lt;title&gt;Adam: A Method for Stochastic Optimization&lt;/title&gt;&lt;secondary-title&gt;3rd International Conference for Learning Representations&lt;/secondary-title&gt;&lt;/titles&gt;&lt;dates&gt;&lt;year&gt;2015&lt;/year&gt;&lt;/dates&gt;&lt;pub-location&gt;San Diego, CA&lt;/pub-location&gt;&lt;urls&gt;&lt;/urls&gt;&lt;electronic-resource-num&gt;10.48550/arXiv.1412.6980&lt;/electronic-resource-num&gt;&lt;/record&gt;&lt;/Cite&gt;&lt;/EndNote&gt;</w:instrText>
      </w:r>
      <w:r w:rsidR="0007364A">
        <w:fldChar w:fldCharType="separate"/>
      </w:r>
      <w:r w:rsidR="0007364A">
        <w:rPr>
          <w:noProof/>
        </w:rPr>
        <w:t>(Kingma &amp; Ba, 2015)</w:t>
      </w:r>
      <w:r w:rsidR="0007364A">
        <w:fldChar w:fldCharType="end"/>
      </w:r>
      <w:r>
        <w:t xml:space="preserve"> at </w:t>
      </w:r>
      <w:ins w:id="202" w:author="Or Aleksandrowicz" w:date="2026-08-08T20:59:00Z" w16du:dateUtc="2026-08-08T17:59:00Z">
        <w:r w:rsidR="008B34F3">
          <w:t xml:space="preserve">a </w:t>
        </w:r>
      </w:ins>
      <w:r>
        <w:t xml:space="preserve">learning rate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batch size 10</w:t>
      </w:r>
      <w:r>
        <w:rPr>
          <w:rFonts w:ascii="Arial" w:hAnsi="Arial" w:cs="Arial"/>
        </w:rPr>
        <w:t> </w:t>
      </w:r>
      <w:r>
        <w:t>000, and up to 500 epochs with early stopping (patience 20, evaluated every 10</w:t>
      </w:r>
      <w:r>
        <w:rPr>
          <w:rFonts w:cs="Aptos"/>
        </w:rPr>
        <w:t> </w:t>
      </w:r>
      <w:r>
        <w:t>epochs).</w:t>
      </w:r>
    </w:p>
    <w:p w14:paraId="286D317B" w14:textId="77777777" w:rsidR="006830B8" w:rsidRDefault="006830B8" w:rsidP="006830B8">
      <w:pPr>
        <w:pStyle w:val="Heading3"/>
      </w:pPr>
      <w:bookmarkStart w:id="203" w:name="_Toc236589753"/>
      <w:bookmarkStart w:id="204" w:name="training-with-l1-loss"/>
      <w:bookmarkEnd w:id="198"/>
      <w:r>
        <w:t>Training with L1 Loss</w:t>
      </w:r>
      <w:bookmarkEnd w:id="203"/>
    </w:p>
    <w:p w14:paraId="00100AAA" w14:textId="77777777" w:rsidR="006830B8" w:rsidRDefault="006830B8" w:rsidP="00501418">
      <w:pPr>
        <w:pStyle w:val="OpeningParagraph"/>
      </w:pPr>
      <w:r>
        <w:t>The symmetric neural network baseline is trained by minimising the mean absolute error (L1 loss):</w:t>
      </w:r>
    </w:p>
    <w:p w14:paraId="0275BA1C" w14:textId="77777777" w:rsidR="006830B8" w:rsidRDefault="005C01CA" w:rsidP="00501418">
      <w:pPr>
        <w:pStyle w:val="OpeningParagraph"/>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L1</m:t>
              </m:r>
            </m:sub>
          </m:sSub>
          <m:d>
            <m:dPr>
              <m:ctrlPr>
                <w:rPr>
                  <w:rFonts w:ascii="Cambria Math" w:hAnsi="Cambria Math"/>
                </w:rPr>
              </m:ctrlPr>
            </m:dPr>
            <m:e>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y</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nary>
        </m:oMath>
      </m:oMathPara>
    </w:p>
    <w:p w14:paraId="797166F0" w14:textId="3967F3C3" w:rsidR="006830B8" w:rsidRDefault="006830B8" w:rsidP="00501418">
      <w:pPr>
        <w:pStyle w:val="OpeningParagraph"/>
      </w:pPr>
      <w:r>
        <w:lastRenderedPageBreak/>
        <w:t>L1 loss treats over- and under-prediction symmetrically, and yields predictions that converge to the conditional median. As discussed in Section </w:t>
      </w:r>
      <w:hyperlink w:anchor="sec:modeling">
        <w:r>
          <w:rPr>
            <w:rStyle w:val="Hyperlink"/>
          </w:rPr>
          <w:t>2</w:t>
        </w:r>
      </w:hyperlink>
      <w:r>
        <w:t>, this is suboptimal when costs are asymmetric.</w:t>
      </w:r>
    </w:p>
    <w:p w14:paraId="0E86F77A" w14:textId="77777777" w:rsidR="006830B8" w:rsidRDefault="006830B8" w:rsidP="006830B8">
      <w:pPr>
        <w:pStyle w:val="Heading3"/>
      </w:pPr>
      <w:bookmarkStart w:id="205" w:name="_Toc236589754"/>
      <w:bookmarkStart w:id="206" w:name="sec:posthoc"/>
      <w:bookmarkEnd w:id="204"/>
      <w:r>
        <w:t>Post-Hoc Cost-Optimised Baseline</w:t>
      </w:r>
      <w:bookmarkEnd w:id="205"/>
    </w:p>
    <w:p w14:paraId="6AD0AF27" w14:textId="77777777" w:rsidR="006830B8" w:rsidRDefault="006830B8" w:rsidP="00CD1240">
      <w:pPr>
        <w:pStyle w:val="OpeningParagraph"/>
      </w:pPr>
      <w:r>
        <w:t xml:space="preserve">To further isolate the benefit of end-to-end cost-aware training, we include an additional baseline in which predictions from the L1-trained neural network are adjusted </w:t>
      </w:r>
      <w:r>
        <w:rPr>
          <w:i/>
          <w:iCs/>
        </w:rPr>
        <w:t>after</w:t>
      </w:r>
      <w:r>
        <w:t xml:space="preserve"> training by a learned affine transformation that minimises the expected operational cost on the training set. Concretely, we train a linear calibration model </w:t>
      </w:r>
      <m:oMath>
        <m:r>
          <w:rPr>
            <w:rFonts w:ascii="Cambria Math" w:hAnsi="Cambria Math"/>
          </w:rPr>
          <m:t>g</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αz</m:t>
        </m:r>
        <m:r>
          <m:rPr>
            <m:sty m:val="p"/>
          </m:rPr>
          <w:rPr>
            <w:rFonts w:ascii="Cambria Math" w:hAnsi="Cambria Math"/>
          </w:rPr>
          <m:t>+</m:t>
        </m:r>
        <m:r>
          <w:rPr>
            <w:rFonts w:ascii="Cambria Math" w:hAnsi="Cambria Math"/>
          </w:rPr>
          <m:t>β</m:t>
        </m:r>
      </m:oMath>
      <w:r>
        <w:t xml:space="preserve"> by minimising:</w:t>
      </w:r>
    </w:p>
    <w:p w14:paraId="62DC4EF8" w14:textId="77777777" w:rsidR="006830B8" w:rsidRDefault="005C01CA" w:rsidP="00CD1240">
      <w:pPr>
        <w:pStyle w:val="OpeningParagraph"/>
      </w:pPr>
      <m:oMathPara>
        <m:oMathParaPr>
          <m:jc m:val="center"/>
        </m:oMathParaPr>
        <m:oMath>
          <m:d>
            <m:dPr>
              <m:ctrlPr>
                <w:rPr>
                  <w:rFonts w:ascii="Cambria Math" w:hAnsi="Cambria Math"/>
                </w:rPr>
              </m:ctrlPr>
            </m:dPr>
            <m:e>
              <m:sSup>
                <m:sSupPr>
                  <m:ctrlPr>
                    <w:rPr>
                      <w:rFonts w:ascii="Cambria Math" w:hAnsi="Cambria Math"/>
                    </w:rPr>
                  </m:ctrlPr>
                </m:sSupPr>
                <m:e>
                  <m:r>
                    <w:rPr>
                      <w:rFonts w:ascii="Cambria Math" w:hAnsi="Cambria Math"/>
                    </w:rPr>
                    <m:t>α</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p"/>
                    </m:rPr>
                    <w:rPr>
                      <w:rFonts w:ascii="Cambria Math" w:hAnsi="Cambria Math"/>
                    </w:rPr>
                    <m:t>*</m:t>
                  </m:r>
                </m:sup>
              </m:sSup>
            </m:e>
          </m:d>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α</m:t>
              </m:r>
              <m:r>
                <m:rPr>
                  <m:sty m:val="p"/>
                </m:rPr>
                <w:rPr>
                  <w:rFonts w:ascii="Cambria Math" w:hAnsi="Cambria Math"/>
                </w:rPr>
                <m:t>,</m:t>
              </m:r>
              <m:r>
                <w:rPr>
                  <w:rFonts w:ascii="Cambria Math" w:hAnsi="Cambria Math"/>
                </w:rPr>
                <m:t>β</m:t>
              </m:r>
            </m:lim>
          </m:limLow>
          <m:r>
            <w:rPr>
              <w:rFonts w:ascii="Cambria Math" w:hAnsi="Cambria Math"/>
            </w:rPr>
            <m:t> </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sty m:val="p"/>
                    </m:rPr>
                    <w:rPr>
                      <w:rFonts w:ascii="Cambria Math" w:hAnsi="Cambria Math"/>
                    </w:rPr>
                    <m:t>train</m:t>
                  </m:r>
                </m:sub>
              </m:sSub>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m:rPr>
                      <m:sty m:val="p"/>
                    </m:rPr>
                    <w:rPr>
                      <w:rFonts w:ascii="Cambria Math" w:hAnsi="Cambria Math"/>
                    </w:rPr>
                    <m:t>train</m:t>
                  </m:r>
                </m:sub>
              </m:sSub>
            </m:sup>
            <m:e>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asym</m:t>
                  </m:r>
                </m:sub>
              </m:sSub>
            </m:e>
          </m:nary>
          <m:r>
            <w:rPr>
              <w:rFonts w:ascii="Cambria Math" w:hAnsi="Cambria Math"/>
            </w:rPr>
            <m:t>​</m:t>
          </m:r>
          <m:d>
            <m:dPr>
              <m:ctrlPr>
                <w:rPr>
                  <w:rFonts w:ascii="Cambria Math" w:hAnsi="Cambria Math"/>
                </w:rPr>
              </m:ctrlPr>
            </m:dPr>
            <m:e>
              <m:r>
                <w:rPr>
                  <w:rFonts w:ascii="Cambria Math" w:hAnsi="Cambria Math"/>
                </w:rPr>
                <m:t>α</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m:t>
                  </m:r>
                </m:sub>
              </m:sSub>
            </m:e>
          </m:d>
        </m:oMath>
      </m:oMathPara>
    </w:p>
    <w:p w14:paraId="38CE7E33" w14:textId="574B2C6F" w:rsidR="006830B8" w:rsidRDefault="006830B8" w:rsidP="00CD1240">
      <w:pPr>
        <w:pStyle w:val="OpeningParagraph"/>
      </w:pPr>
      <w:r>
        <w:t xml:space="preserve">where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t xml:space="preserve"> are the L1-trained predictions and </w:t>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asym</m:t>
            </m:r>
          </m:sub>
        </m:sSub>
      </m:oMath>
      <w:r>
        <w:t xml:space="preserve"> is the asymmetric loss (Section </w:t>
      </w:r>
      <w:hyperlink w:anchor="sec:modeling">
        <w:r>
          <w:rPr>
            <w:rStyle w:val="Hyperlink"/>
          </w:rPr>
          <w:t>2</w:t>
        </w:r>
      </w:hyperlink>
      <w:r>
        <w:t>). The calibration is then applied uniformly to all test-set predictions.</w:t>
      </w:r>
    </w:p>
    <w:p w14:paraId="64CC38E7" w14:textId="77777777" w:rsidR="006830B8" w:rsidRDefault="006830B8" w:rsidP="00CD1240">
      <w:pPr>
        <w:pStyle w:val="IndentParagraph"/>
      </w:pPr>
      <w:r>
        <w:t xml:space="preserve">This baseline tests whether a practitioner could recover most of the cost reduction by post-hoc rescaling a symmetric model, without modifying the training objective. Its key limitation is that it can only apply a global affine correction: it cannot adapt the </w:t>
      </w:r>
      <w:r>
        <w:rPr>
          <w:i/>
          <w:iCs/>
        </w:rPr>
        <w:t>shape</w:t>
      </w:r>
      <w:r>
        <w:t xml:space="preserve"> of the predictive response to local input features, nor exploit the asymmetric cost structure during back-propagation. Cost-aware training, by contrast, reshapes the model’s response to every input pattern throughout optimisation, enabling feature-adaptive upward adjustments that are largest precisely when under-prediction risk is highest.</w:t>
      </w:r>
    </w:p>
    <w:p w14:paraId="09AFCF9C" w14:textId="77777777" w:rsidR="006830B8" w:rsidRDefault="006830B8" w:rsidP="006830B8">
      <w:pPr>
        <w:pStyle w:val="Heading3"/>
      </w:pPr>
      <w:bookmarkStart w:id="207" w:name="_Toc236589755"/>
      <w:bookmarkStart w:id="208" w:name="training-with-asymmetric-loss"/>
      <w:bookmarkEnd w:id="206"/>
      <w:r>
        <w:t>Training with Asymmetric Loss</w:t>
      </w:r>
      <w:bookmarkEnd w:id="207"/>
    </w:p>
    <w:p w14:paraId="38BC5768" w14:textId="31A48116" w:rsidR="006830B8" w:rsidRDefault="006830B8" w:rsidP="00CD1240">
      <w:pPr>
        <w:pStyle w:val="OpeningParagraph"/>
      </w:pPr>
      <w:r>
        <w:t>The cost-aware neural network is trained by minimising the asymmetric cost function (Section </w:t>
      </w:r>
      <w:hyperlink w:anchor="sec:modeling">
        <w:r>
          <w:rPr>
            <w:rStyle w:val="Hyperlink"/>
          </w:rPr>
          <w:t>2</w:t>
        </w:r>
      </w:hyperlink>
      <w:r>
        <w:t>) directly as the training objective. Because the loss is differentiable, it is incorporated into the standard gradient-based training loop with no additional computational overhead compared to L1 training.</w:t>
      </w:r>
    </w:p>
    <w:p w14:paraId="2C72126A" w14:textId="77777777" w:rsidR="006830B8" w:rsidRDefault="006830B8" w:rsidP="006830B8">
      <w:pPr>
        <w:pStyle w:val="Heading3"/>
      </w:pPr>
      <w:bookmarkStart w:id="209" w:name="_Toc236589756"/>
      <w:bookmarkStart w:id="210" w:name="sec:eval-protocol"/>
      <w:bookmarkEnd w:id="208"/>
      <w:r>
        <w:t>Evaluation Protocol</w:t>
      </w:r>
      <w:bookmarkEnd w:id="209"/>
    </w:p>
    <w:p w14:paraId="2F3939FC" w14:textId="4FAEA5B3" w:rsidR="006830B8" w:rsidRDefault="006830B8" w:rsidP="00CD1240">
      <w:pPr>
        <w:pStyle w:val="OpeningParagraph"/>
      </w:pPr>
      <w:r>
        <w:t>Using the architecture and training loop above, we compare</w:t>
      </w:r>
      <w:ins w:id="211" w:author="Or Aleksandrowicz" w:date="2026-08-08T21:39:00Z" w16du:dateUtc="2026-08-08T18:39:00Z">
        <w:r w:rsidR="00481452">
          <w:t>d</w:t>
        </w:r>
      </w:ins>
      <w:r>
        <w:t xml:space="preserve"> three training strategies, differing only in their objective:</w:t>
      </w:r>
    </w:p>
    <w:p w14:paraId="41724B58" w14:textId="25FC9921" w:rsidR="006830B8" w:rsidRDefault="006830B8" w:rsidP="00CD1240">
      <w:pPr>
        <w:pStyle w:val="OpeningParagraph"/>
        <w:numPr>
          <w:ilvl w:val="0"/>
          <w:numId w:val="20"/>
        </w:numPr>
      </w:pPr>
      <w:r>
        <w:rPr>
          <w:b/>
          <w:bCs/>
        </w:rPr>
        <w:lastRenderedPageBreak/>
        <w:t>L1 (MAE)</w:t>
      </w:r>
      <w:r>
        <w:t xml:space="preserve"> </w:t>
      </w:r>
      <w:del w:id="212" w:author="Or Aleksandrowicz" w:date="2026-08-08T21:38:00Z" w16du:dateUtc="2026-08-08T18:38:00Z">
        <w:r w:rsidDel="00500937">
          <w:delText xml:space="preserve">— </w:delText>
        </w:r>
      </w:del>
      <w:ins w:id="213" w:author="Or Aleksandrowicz" w:date="2026-08-08T21:38:00Z" w16du:dateUtc="2026-08-08T18:38:00Z">
        <w:r w:rsidR="00500937">
          <w:t xml:space="preserve">- </w:t>
        </w:r>
      </w:ins>
      <w:r>
        <w:t>trained with mean absolute error (symmetric baseline).</w:t>
      </w:r>
    </w:p>
    <w:p w14:paraId="58C13DCB" w14:textId="72AA4EDA" w:rsidR="006830B8" w:rsidRDefault="006830B8" w:rsidP="00CD1240">
      <w:pPr>
        <w:pStyle w:val="OpeningParagraph"/>
        <w:numPr>
          <w:ilvl w:val="0"/>
          <w:numId w:val="20"/>
        </w:numPr>
      </w:pPr>
      <w:r>
        <w:rPr>
          <w:b/>
          <w:bCs/>
        </w:rPr>
        <w:t>Pinball 5:1</w:t>
      </w:r>
      <w:r>
        <w:t xml:space="preserve"> </w:t>
      </w:r>
      <w:del w:id="214" w:author="Or Aleksandrowicz" w:date="2026-08-08T21:38:00Z" w16du:dateUtc="2026-08-08T18:38:00Z">
        <w:r w:rsidDel="00500937">
          <w:delText xml:space="preserve">— </w:delText>
        </w:r>
      </w:del>
      <w:ins w:id="215" w:author="Or Aleksandrowicz" w:date="2026-08-08T21:38:00Z" w16du:dateUtc="2026-08-08T18:38:00Z">
        <w:r w:rsidR="00500937">
          <w:t xml:space="preserve">- </w:t>
        </w:r>
      </w:ins>
      <w:r>
        <w:t xml:space="preserve">trained with the pinball loss at a cost ratio of </w:t>
      </w:r>
      <m:oMath>
        <m:r>
          <w:rPr>
            <w:rFonts w:ascii="Cambria Math" w:hAnsi="Cambria Math"/>
          </w:rPr>
          <m:t>5​</m:t>
        </m:r>
        <m:r>
          <m:rPr>
            <m:sty m:val="p"/>
          </m:rPr>
          <w:rPr>
            <w:rFonts w:ascii="Cambria Math" w:hAnsi="Cambria Math"/>
          </w:rPr>
          <m:t>:</m:t>
        </m:r>
        <m:r>
          <w:rPr>
            <w:rFonts w:ascii="Cambria Math" w:hAnsi="Cambria Math"/>
          </w:rPr>
          <m:t>​1</m:t>
        </m:r>
      </m:oMath>
      <w:r>
        <w:t xml:space="preserve"> (under-prediction penalised 5</w:t>
      </w:r>
      <m:oMath>
        <m:r>
          <m:rPr>
            <m:sty m:val="p"/>
          </m:rPr>
          <w:rPr>
            <w:rFonts w:ascii="Cambria Math" w:hAnsi="Cambria Math"/>
          </w:rPr>
          <m:t>×</m:t>
        </m:r>
      </m:oMath>
      <w:r>
        <w:t xml:space="preserve"> more than over-prediction).</w:t>
      </w:r>
    </w:p>
    <w:p w14:paraId="086C71E3" w14:textId="533EF9B7" w:rsidR="006830B8" w:rsidRDefault="006830B8" w:rsidP="00CD1240">
      <w:pPr>
        <w:pStyle w:val="OpeningParagraph"/>
        <w:numPr>
          <w:ilvl w:val="0"/>
          <w:numId w:val="20"/>
        </w:numPr>
      </w:pPr>
      <w:r>
        <w:rPr>
          <w:b/>
          <w:bCs/>
        </w:rPr>
        <w:t>Pinball 20:1</w:t>
      </w:r>
      <w:r>
        <w:t xml:space="preserve"> </w:t>
      </w:r>
      <w:del w:id="216" w:author="Or Aleksandrowicz" w:date="2026-08-08T21:38:00Z" w16du:dateUtc="2026-08-08T18:38:00Z">
        <w:r w:rsidDel="00500937">
          <w:delText xml:space="preserve">— </w:delText>
        </w:r>
      </w:del>
      <w:ins w:id="217" w:author="Or Aleksandrowicz" w:date="2026-08-08T21:38:00Z" w16du:dateUtc="2026-08-08T18:38:00Z">
        <w:r w:rsidR="00500937">
          <w:t xml:space="preserve">- </w:t>
        </w:r>
      </w:ins>
      <w:r>
        <w:t xml:space="preserve">trained with the pinball loss at a cost ratio of </w:t>
      </w:r>
      <m:oMath>
        <m:r>
          <w:rPr>
            <w:rFonts w:ascii="Cambria Math" w:hAnsi="Cambria Math"/>
          </w:rPr>
          <m:t>20​</m:t>
        </m:r>
        <m:r>
          <m:rPr>
            <m:sty m:val="p"/>
          </m:rPr>
          <w:rPr>
            <w:rFonts w:ascii="Cambria Math" w:hAnsi="Cambria Math"/>
          </w:rPr>
          <m:t>:</m:t>
        </m:r>
        <m:r>
          <w:rPr>
            <w:rFonts w:ascii="Cambria Math" w:hAnsi="Cambria Math"/>
          </w:rPr>
          <m:t>​1</m:t>
        </m:r>
      </m:oMath>
      <w:r>
        <w:t>.</w:t>
      </w:r>
    </w:p>
    <w:p w14:paraId="4359BC79" w14:textId="4FC5F9C1" w:rsidR="006830B8" w:rsidRDefault="006830B8" w:rsidP="00CD1240">
      <w:pPr>
        <w:pStyle w:val="OpeningParagraph"/>
      </w:pPr>
      <w:r>
        <w:t>To isolate the benefit of end-to-end cost-aware training, we additionally evaluate</w:t>
      </w:r>
      <w:ins w:id="218" w:author="Or Aleksandrowicz" w:date="2026-08-08T21:38:00Z" w16du:dateUtc="2026-08-08T18:38:00Z">
        <w:r w:rsidR="00B8428D">
          <w:t>d</w:t>
        </w:r>
      </w:ins>
      <w:r>
        <w:t xml:space="preserve"> </w:t>
      </w:r>
      <w:r>
        <w:rPr>
          <w:i/>
          <w:iCs/>
        </w:rPr>
        <w:t>post-hoc calibrated</w:t>
      </w:r>
      <w:r>
        <w:t xml:space="preserve"> variants of all three models (Section </w:t>
      </w:r>
      <w:hyperlink w:anchor="sec:posthoc">
        <w:r>
          <w:rPr>
            <w:rStyle w:val="Hyperlink"/>
          </w:rPr>
          <w:t>3.2.4</w:t>
        </w:r>
      </w:hyperlink>
      <w:r>
        <w:t xml:space="preserve">), in which an affine transformation </w:t>
      </w:r>
      <m:oMath>
        <m:r>
          <w:rPr>
            <w:rFonts w:ascii="Cambria Math" w:hAnsi="Cambria Math"/>
          </w:rPr>
          <m:t>g</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αz</m:t>
        </m:r>
        <m:r>
          <m:rPr>
            <m:sty m:val="p"/>
          </m:rPr>
          <w:rPr>
            <w:rFonts w:ascii="Cambria Math" w:hAnsi="Cambria Math"/>
          </w:rPr>
          <m:t>+</m:t>
        </m:r>
        <m:r>
          <w:rPr>
            <w:rFonts w:ascii="Cambria Math" w:hAnsi="Cambria Math"/>
          </w:rPr>
          <m:t>β</m:t>
        </m:r>
      </m:oMath>
      <w:r>
        <w:t xml:space="preserve"> is fitted on the training set to minimise the expected asymmetric cost.</w:t>
      </w:r>
    </w:p>
    <w:p w14:paraId="64A051D6" w14:textId="4CD97719" w:rsidR="006830B8" w:rsidRDefault="006830B8" w:rsidP="00CD1240">
      <w:pPr>
        <w:pStyle w:val="IndentParagraph"/>
      </w:pPr>
      <w:r>
        <w:t xml:space="preserve">Models </w:t>
      </w:r>
      <w:del w:id="219" w:author="Or Aleksandrowicz" w:date="2026-08-08T21:39:00Z" w16du:dateUtc="2026-08-08T18:39:00Z">
        <w:r w:rsidDel="00A21607">
          <w:delText xml:space="preserve">are </w:delText>
        </w:r>
      </w:del>
      <w:ins w:id="220" w:author="Or Aleksandrowicz" w:date="2026-08-08T21:39:00Z" w16du:dateUtc="2026-08-08T18:39:00Z">
        <w:r w:rsidR="00A21607">
          <w:t xml:space="preserve">were </w:t>
        </w:r>
      </w:ins>
      <w:r>
        <w:t xml:space="preserve">evaluated on three cost functions that reflect different assumptions about the cost of over- and under-prediction: the L1 cost, the Pinball 5:1 cost, and the Pinball 20:1 cost. The primary metrics are the </w:t>
      </w:r>
      <w:r>
        <w:rPr>
          <w:b/>
          <w:bCs/>
        </w:rPr>
        <w:t>Pinball 5:1</w:t>
      </w:r>
      <w:r>
        <w:t xml:space="preserve"> and </w:t>
      </w:r>
      <w:r>
        <w:rPr>
          <w:b/>
          <w:bCs/>
        </w:rPr>
        <w:t>Pinball 20:1</w:t>
      </w:r>
      <w:r>
        <w:t xml:space="preserve"> costs, which best reflect the asymmetric structure of real-world electricity procurement costs. Figure </w:t>
      </w:r>
      <w:hyperlink w:anchor="fig:loss_fns">
        <w:r>
          <w:rPr>
            <w:rStyle w:val="Hyperlink"/>
          </w:rPr>
          <w:t>6</w:t>
        </w:r>
      </w:hyperlink>
      <w:r>
        <w:t xml:space="preserve"> illustrates these three cost functions: the Pinball 5:1 and Pinball 20:1 functions penalise under-predictions more heavily than over-predictions, reflecting the real-world asymmetry of electricity procurement costs, while L1 serves as a symmetric reference point.</w:t>
      </w:r>
    </w:p>
    <w:p w14:paraId="75705D73" w14:textId="77777777" w:rsidR="006830B8" w:rsidRDefault="006830B8" w:rsidP="006830B8">
      <w:pPr>
        <w:pStyle w:val="CaptionedFigure"/>
      </w:pPr>
      <w:r>
        <w:rPr>
          <w:noProof/>
        </w:rPr>
        <w:drawing>
          <wp:inline distT="0" distB="0" distL="0" distR="0" wp14:anchorId="46B01562" wp14:editId="6C312AD0">
            <wp:extent cx="5334000" cy="3200400"/>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plot/loss_fns.png"/>
                    <pic:cNvPicPr>
                      <a:picLocks noChangeAspect="1" noChangeArrowheads="1"/>
                    </pic:cNvPicPr>
                  </pic:nvPicPr>
                  <pic:blipFill>
                    <a:blip r:embed="rId17"/>
                    <a:stretch>
                      <a:fillRect/>
                    </a:stretch>
                  </pic:blipFill>
                  <pic:spPr bwMode="auto">
                    <a:xfrm>
                      <a:off x="0" y="0"/>
                      <a:ext cx="5334000" cy="3200400"/>
                    </a:xfrm>
                    <a:prstGeom prst="rect">
                      <a:avLst/>
                    </a:prstGeom>
                    <a:noFill/>
                    <a:ln w="9525">
                      <a:noFill/>
                      <a:headEnd/>
                      <a:tailEnd/>
                    </a:ln>
                  </pic:spPr>
                </pic:pic>
              </a:graphicData>
            </a:graphic>
          </wp:inline>
        </w:drawing>
      </w:r>
    </w:p>
    <w:p w14:paraId="72BDF564" w14:textId="4EF30ABE" w:rsidR="006830B8" w:rsidRDefault="00CD1240" w:rsidP="00CD1240">
      <w:pPr>
        <w:pStyle w:val="Caption"/>
      </w:pPr>
      <w:r>
        <w:t xml:space="preserve">Figure </w:t>
      </w:r>
      <w:r>
        <w:fldChar w:fldCharType="begin"/>
      </w:r>
      <w:r>
        <w:instrText xml:space="preserve"> SEQ Figure \* ARABIC </w:instrText>
      </w:r>
      <w:r>
        <w:fldChar w:fldCharType="separate"/>
      </w:r>
      <w:r w:rsidR="00AA487D">
        <w:rPr>
          <w:noProof/>
        </w:rPr>
        <w:t>6</w:t>
      </w:r>
      <w:r>
        <w:fldChar w:fldCharType="end"/>
      </w:r>
      <w:r>
        <w:t xml:space="preserve">: </w:t>
      </w:r>
      <w:r w:rsidR="006830B8">
        <w:t>The three cost functions used for evaluation: L1 (MAE, symmetric baseline), Pinball 5:1, and Pinball 20:1. The pinball functions penalise under-predictions more heavily than over-predictions, with the 20:1 variant applying a much steeper penalty on the under-prediction side.</w:t>
      </w:r>
    </w:p>
    <w:p w14:paraId="7C7BFDD4" w14:textId="77777777" w:rsidR="006830B8" w:rsidRDefault="006830B8" w:rsidP="006830B8">
      <w:pPr>
        <w:pStyle w:val="Heading1"/>
      </w:pPr>
      <w:bookmarkStart w:id="221" w:name="_Toc236589757"/>
      <w:bookmarkStart w:id="222" w:name="sec:evaluation"/>
      <w:bookmarkEnd w:id="108"/>
      <w:bookmarkEnd w:id="189"/>
      <w:bookmarkEnd w:id="210"/>
      <w:r>
        <w:lastRenderedPageBreak/>
        <w:t>Results and Discussion</w:t>
      </w:r>
      <w:bookmarkEnd w:id="221"/>
    </w:p>
    <w:p w14:paraId="3BC59BA3" w14:textId="7FB38FDF" w:rsidR="006830B8" w:rsidRDefault="006830B8" w:rsidP="00AF77F3">
      <w:pPr>
        <w:pStyle w:val="OpeningParagraph"/>
      </w:pPr>
      <w:r>
        <w:t>Table </w:t>
      </w:r>
      <w:hyperlink w:anchor="tab:eval">
        <w:r>
          <w:rPr>
            <w:rStyle w:val="Hyperlink"/>
          </w:rPr>
          <w:t>2</w:t>
        </w:r>
      </w:hyperlink>
      <w:r>
        <w:t xml:space="preserve"> reports the average test-set cost of each model under each evaluation cost function, before and after post-hoc calibration.</w:t>
      </w:r>
    </w:p>
    <w:p w14:paraId="26F08C2A" w14:textId="11FCDC81" w:rsidR="006830B8" w:rsidRDefault="00AF77F3" w:rsidP="00AF77F3">
      <w:pPr>
        <w:pStyle w:val="Caption"/>
      </w:pPr>
      <w:bookmarkStart w:id="223" w:name="tab:eval"/>
      <w:r>
        <w:t xml:space="preserve">Table </w:t>
      </w:r>
      <w:r>
        <w:fldChar w:fldCharType="begin"/>
      </w:r>
      <w:r>
        <w:instrText xml:space="preserve"> SEQ Table \* ARABIC </w:instrText>
      </w:r>
      <w:r>
        <w:fldChar w:fldCharType="separate"/>
      </w:r>
      <w:r w:rsidR="00AA487D">
        <w:rPr>
          <w:noProof/>
        </w:rPr>
        <w:t>2</w:t>
      </w:r>
      <w:r>
        <w:fldChar w:fldCharType="end"/>
      </w:r>
      <w:r>
        <w:t xml:space="preserve">: </w:t>
      </w:r>
      <w:r w:rsidR="006830B8">
        <w:t xml:space="preserve">Test-set cost under three evaluation metrics. Lower is better. Bold marks the best value in each column. </w:t>
      </w:r>
      <w:r w:rsidR="006830B8">
        <w:rPr>
          <w:i/>
        </w:rPr>
        <w:t>Top block:</w:t>
      </w:r>
      <w:r w:rsidR="006830B8">
        <w:t xml:space="preserve"> raw predictions; </w:t>
      </w:r>
      <w:r w:rsidR="006830B8">
        <w:rPr>
          <w:i/>
        </w:rPr>
        <w:t>bottom block:</w:t>
      </w:r>
      <w:r w:rsidR="006830B8">
        <w:t xml:space="preserve"> after post-hoc affine calibration.</w:t>
      </w:r>
    </w:p>
    <w:tbl>
      <w:tblPr>
        <w:tblStyle w:val="Table"/>
        <w:tblW w:w="0" w:type="auto"/>
        <w:tblLook w:val="0020" w:firstRow="1" w:lastRow="0" w:firstColumn="0" w:lastColumn="0" w:noHBand="0" w:noVBand="0"/>
        <w:tblCaption w:val="Test-set cost under three evaluation metrics. Lower is better. Bold marks the best value in each column. Top block: raw predictions; bottom block: after post-hoc affine calibration."/>
      </w:tblPr>
      <w:tblGrid>
        <w:gridCol w:w="2775"/>
        <w:gridCol w:w="801"/>
        <w:gridCol w:w="1357"/>
        <w:gridCol w:w="1486"/>
      </w:tblGrid>
      <w:tr w:rsidR="006830B8" w14:paraId="3D591235" w14:textId="77777777" w:rsidTr="00DD4F24">
        <w:trPr>
          <w:cnfStyle w:val="100000000000" w:firstRow="1" w:lastRow="0" w:firstColumn="0" w:lastColumn="0" w:oddVBand="0" w:evenVBand="0" w:oddHBand="0" w:evenHBand="0" w:firstRowFirstColumn="0" w:firstRowLastColumn="0" w:lastRowFirstColumn="0" w:lastRowLastColumn="0"/>
          <w:tblHeader/>
        </w:trPr>
        <w:tc>
          <w:tcPr>
            <w:tcW w:w="0" w:type="auto"/>
          </w:tcPr>
          <w:p w14:paraId="753DF9D3" w14:textId="77777777" w:rsidR="006830B8" w:rsidRPr="00E16797" w:rsidRDefault="006830B8" w:rsidP="00DD4F24">
            <w:pPr>
              <w:pStyle w:val="Compact"/>
              <w:rPr>
                <w:rFonts w:ascii="Aptos" w:hAnsi="Aptos"/>
                <w:rPrChange w:id="224" w:author="Or Aleksandrowicz" w:date="2026-08-08T21:40:00Z" w16du:dateUtc="2026-08-08T18:40:00Z">
                  <w:rPr/>
                </w:rPrChange>
              </w:rPr>
            </w:pPr>
            <w:r w:rsidRPr="00E16797">
              <w:rPr>
                <w:rFonts w:ascii="Aptos" w:hAnsi="Aptos"/>
                <w:b/>
                <w:bCs/>
                <w:rPrChange w:id="225" w:author="Or Aleksandrowicz" w:date="2026-08-08T21:40:00Z" w16du:dateUtc="2026-08-08T18:40:00Z">
                  <w:rPr>
                    <w:b/>
                    <w:bCs/>
                  </w:rPr>
                </w:rPrChange>
              </w:rPr>
              <w:t>Model</w:t>
            </w:r>
          </w:p>
        </w:tc>
        <w:tc>
          <w:tcPr>
            <w:tcW w:w="0" w:type="auto"/>
          </w:tcPr>
          <w:p w14:paraId="65A61A4C" w14:textId="77777777" w:rsidR="006830B8" w:rsidRPr="00E16797" w:rsidRDefault="006830B8" w:rsidP="00DD4F24">
            <w:pPr>
              <w:pStyle w:val="Compact"/>
              <w:jc w:val="right"/>
              <w:rPr>
                <w:rFonts w:ascii="Aptos" w:hAnsi="Aptos"/>
                <w:rPrChange w:id="226" w:author="Or Aleksandrowicz" w:date="2026-08-08T21:40:00Z" w16du:dateUtc="2026-08-08T18:40:00Z">
                  <w:rPr/>
                </w:rPrChange>
              </w:rPr>
            </w:pPr>
            <w:r w:rsidRPr="00E16797">
              <w:rPr>
                <w:rFonts w:ascii="Aptos" w:hAnsi="Aptos"/>
                <w:b/>
                <w:bCs/>
                <w:rPrChange w:id="227" w:author="Or Aleksandrowicz" w:date="2026-08-08T21:40:00Z" w16du:dateUtc="2026-08-08T18:40:00Z">
                  <w:rPr>
                    <w:b/>
                    <w:bCs/>
                  </w:rPr>
                </w:rPrChange>
              </w:rPr>
              <w:t>L1</w:t>
            </w:r>
          </w:p>
        </w:tc>
        <w:tc>
          <w:tcPr>
            <w:tcW w:w="0" w:type="auto"/>
          </w:tcPr>
          <w:p w14:paraId="304BBF2F" w14:textId="77777777" w:rsidR="006830B8" w:rsidRPr="00E16797" w:rsidRDefault="006830B8" w:rsidP="00DD4F24">
            <w:pPr>
              <w:pStyle w:val="Compact"/>
              <w:jc w:val="right"/>
              <w:rPr>
                <w:rFonts w:ascii="Aptos" w:hAnsi="Aptos"/>
                <w:rPrChange w:id="228" w:author="Or Aleksandrowicz" w:date="2026-08-08T21:40:00Z" w16du:dateUtc="2026-08-08T18:40:00Z">
                  <w:rPr/>
                </w:rPrChange>
              </w:rPr>
            </w:pPr>
            <w:r w:rsidRPr="00E16797">
              <w:rPr>
                <w:rFonts w:ascii="Aptos" w:hAnsi="Aptos"/>
                <w:b/>
                <w:bCs/>
                <w:rPrChange w:id="229" w:author="Or Aleksandrowicz" w:date="2026-08-08T21:40:00Z" w16du:dateUtc="2026-08-08T18:40:00Z">
                  <w:rPr>
                    <w:b/>
                    <w:bCs/>
                  </w:rPr>
                </w:rPrChange>
              </w:rPr>
              <w:t>Pinball 5:1</w:t>
            </w:r>
          </w:p>
        </w:tc>
        <w:tc>
          <w:tcPr>
            <w:tcW w:w="0" w:type="auto"/>
          </w:tcPr>
          <w:p w14:paraId="64F2454A" w14:textId="77777777" w:rsidR="006830B8" w:rsidRPr="00E16797" w:rsidRDefault="006830B8" w:rsidP="00DD4F24">
            <w:pPr>
              <w:pStyle w:val="Compact"/>
              <w:jc w:val="right"/>
              <w:rPr>
                <w:rFonts w:ascii="Aptos" w:hAnsi="Aptos"/>
                <w:rPrChange w:id="230" w:author="Or Aleksandrowicz" w:date="2026-08-08T21:40:00Z" w16du:dateUtc="2026-08-08T18:40:00Z">
                  <w:rPr/>
                </w:rPrChange>
              </w:rPr>
            </w:pPr>
            <w:r w:rsidRPr="00E16797">
              <w:rPr>
                <w:rFonts w:ascii="Aptos" w:hAnsi="Aptos"/>
                <w:b/>
                <w:bCs/>
                <w:rPrChange w:id="231" w:author="Or Aleksandrowicz" w:date="2026-08-08T21:40:00Z" w16du:dateUtc="2026-08-08T18:40:00Z">
                  <w:rPr>
                    <w:b/>
                    <w:bCs/>
                  </w:rPr>
                </w:rPrChange>
              </w:rPr>
              <w:t>Pinball 20:1</w:t>
            </w:r>
          </w:p>
        </w:tc>
      </w:tr>
      <w:tr w:rsidR="006830B8" w14:paraId="61867C12" w14:textId="77777777" w:rsidTr="00DD4F24">
        <w:tc>
          <w:tcPr>
            <w:tcW w:w="0" w:type="auto"/>
            <w:gridSpan w:val="4"/>
          </w:tcPr>
          <w:p w14:paraId="1D1C4B6E" w14:textId="77777777" w:rsidR="006830B8" w:rsidRPr="00E16797" w:rsidRDefault="006830B8" w:rsidP="00DD4F24">
            <w:pPr>
              <w:pStyle w:val="Compact"/>
              <w:rPr>
                <w:rFonts w:ascii="Aptos" w:hAnsi="Aptos"/>
                <w:rPrChange w:id="232" w:author="Or Aleksandrowicz" w:date="2026-08-08T21:40:00Z" w16du:dateUtc="2026-08-08T18:40:00Z">
                  <w:rPr/>
                </w:rPrChange>
              </w:rPr>
            </w:pPr>
            <w:r w:rsidRPr="00E16797">
              <w:rPr>
                <w:rFonts w:ascii="Aptos" w:hAnsi="Aptos"/>
                <w:i/>
                <w:iCs/>
                <w:rPrChange w:id="233" w:author="Or Aleksandrowicz" w:date="2026-08-08T21:40:00Z" w16du:dateUtc="2026-08-08T18:40:00Z">
                  <w:rPr>
                    <w:i/>
                    <w:iCs/>
                  </w:rPr>
                </w:rPrChange>
              </w:rPr>
              <w:t>Without post-hoc calibration</w:t>
            </w:r>
          </w:p>
        </w:tc>
      </w:tr>
      <w:tr w:rsidR="006830B8" w14:paraId="47046D8E" w14:textId="77777777" w:rsidTr="00DD4F24">
        <w:tc>
          <w:tcPr>
            <w:tcW w:w="0" w:type="auto"/>
          </w:tcPr>
          <w:p w14:paraId="7F52B8D2" w14:textId="77777777" w:rsidR="006830B8" w:rsidRPr="00E16797" w:rsidRDefault="006830B8" w:rsidP="00DD4F24">
            <w:pPr>
              <w:pStyle w:val="Compact"/>
              <w:rPr>
                <w:rFonts w:ascii="Aptos" w:hAnsi="Aptos"/>
                <w:rPrChange w:id="234" w:author="Or Aleksandrowicz" w:date="2026-08-08T21:40:00Z" w16du:dateUtc="2026-08-08T18:40:00Z">
                  <w:rPr/>
                </w:rPrChange>
              </w:rPr>
            </w:pPr>
            <w:r w:rsidRPr="00E16797">
              <w:rPr>
                <w:rFonts w:ascii="Aptos" w:hAnsi="Aptos"/>
                <w:rPrChange w:id="235" w:author="Or Aleksandrowicz" w:date="2026-08-08T21:40:00Z" w16du:dateUtc="2026-08-08T18:40:00Z">
                  <w:rPr/>
                </w:rPrChange>
              </w:rPr>
              <w:t>L1</w:t>
            </w:r>
          </w:p>
        </w:tc>
        <w:tc>
          <w:tcPr>
            <w:tcW w:w="0" w:type="auto"/>
          </w:tcPr>
          <w:p w14:paraId="23893AEA" w14:textId="77777777" w:rsidR="006830B8" w:rsidRPr="00E16797" w:rsidRDefault="006830B8" w:rsidP="00DD4F24">
            <w:pPr>
              <w:pStyle w:val="Compact"/>
              <w:jc w:val="right"/>
              <w:rPr>
                <w:rFonts w:ascii="Aptos" w:hAnsi="Aptos"/>
                <w:rPrChange w:id="236" w:author="Or Aleksandrowicz" w:date="2026-08-08T21:40:00Z" w16du:dateUtc="2026-08-08T18:40:00Z">
                  <w:rPr/>
                </w:rPrChange>
              </w:rPr>
            </w:pPr>
            <w:r w:rsidRPr="00E16797">
              <w:rPr>
                <w:rFonts w:ascii="Aptos" w:hAnsi="Aptos"/>
                <w:b/>
                <w:bCs/>
                <w:rPrChange w:id="237" w:author="Or Aleksandrowicz" w:date="2026-08-08T21:40:00Z" w16du:dateUtc="2026-08-08T18:40:00Z">
                  <w:rPr>
                    <w:b/>
                    <w:bCs/>
                  </w:rPr>
                </w:rPrChange>
              </w:rPr>
              <w:t>2.704</w:t>
            </w:r>
          </w:p>
        </w:tc>
        <w:tc>
          <w:tcPr>
            <w:tcW w:w="0" w:type="auto"/>
          </w:tcPr>
          <w:p w14:paraId="62A5E8C4" w14:textId="77777777" w:rsidR="006830B8" w:rsidRPr="00E16797" w:rsidRDefault="006830B8" w:rsidP="00DD4F24">
            <w:pPr>
              <w:pStyle w:val="Compact"/>
              <w:jc w:val="right"/>
              <w:rPr>
                <w:rFonts w:ascii="Aptos" w:hAnsi="Aptos"/>
                <w:rPrChange w:id="238" w:author="Or Aleksandrowicz" w:date="2026-08-08T21:40:00Z" w16du:dateUtc="2026-08-08T18:40:00Z">
                  <w:rPr/>
                </w:rPrChange>
              </w:rPr>
            </w:pPr>
            <w:r w:rsidRPr="00E16797">
              <w:rPr>
                <w:rFonts w:ascii="Aptos" w:hAnsi="Aptos"/>
                <w:rPrChange w:id="239" w:author="Or Aleksandrowicz" w:date="2026-08-08T21:40:00Z" w16du:dateUtc="2026-08-08T18:40:00Z">
                  <w:rPr/>
                </w:rPrChange>
              </w:rPr>
              <w:t>3.045</w:t>
            </w:r>
          </w:p>
        </w:tc>
        <w:tc>
          <w:tcPr>
            <w:tcW w:w="0" w:type="auto"/>
          </w:tcPr>
          <w:p w14:paraId="11DF852B" w14:textId="77777777" w:rsidR="006830B8" w:rsidRPr="00E16797" w:rsidRDefault="006830B8" w:rsidP="00DD4F24">
            <w:pPr>
              <w:pStyle w:val="Compact"/>
              <w:jc w:val="right"/>
              <w:rPr>
                <w:rFonts w:ascii="Aptos" w:hAnsi="Aptos"/>
                <w:rPrChange w:id="240" w:author="Or Aleksandrowicz" w:date="2026-08-08T21:40:00Z" w16du:dateUtc="2026-08-08T18:40:00Z">
                  <w:rPr/>
                </w:rPrChange>
              </w:rPr>
            </w:pPr>
            <w:r w:rsidRPr="00E16797">
              <w:rPr>
                <w:rFonts w:ascii="Aptos" w:hAnsi="Aptos"/>
                <w:rPrChange w:id="241" w:author="Or Aleksandrowicz" w:date="2026-08-08T21:40:00Z" w16du:dateUtc="2026-08-08T18:40:00Z">
                  <w:rPr/>
                </w:rPrChange>
              </w:rPr>
              <w:t>3.167</w:t>
            </w:r>
          </w:p>
        </w:tc>
      </w:tr>
      <w:tr w:rsidR="006830B8" w14:paraId="43ABDAD1" w14:textId="77777777" w:rsidTr="00DD4F24">
        <w:tc>
          <w:tcPr>
            <w:tcW w:w="0" w:type="auto"/>
          </w:tcPr>
          <w:p w14:paraId="0FEBBD80" w14:textId="77777777" w:rsidR="006830B8" w:rsidRPr="00E16797" w:rsidRDefault="006830B8" w:rsidP="00DD4F24">
            <w:pPr>
              <w:pStyle w:val="Compact"/>
              <w:rPr>
                <w:rFonts w:ascii="Aptos" w:hAnsi="Aptos"/>
                <w:rPrChange w:id="242" w:author="Or Aleksandrowicz" w:date="2026-08-08T21:40:00Z" w16du:dateUtc="2026-08-08T18:40:00Z">
                  <w:rPr/>
                </w:rPrChange>
              </w:rPr>
            </w:pPr>
            <w:r w:rsidRPr="00E16797">
              <w:rPr>
                <w:rFonts w:ascii="Aptos" w:hAnsi="Aptos"/>
                <w:rPrChange w:id="243" w:author="Or Aleksandrowicz" w:date="2026-08-08T21:40:00Z" w16du:dateUtc="2026-08-08T18:40:00Z">
                  <w:rPr/>
                </w:rPrChange>
              </w:rPr>
              <w:t>Pinball 5:1</w:t>
            </w:r>
          </w:p>
        </w:tc>
        <w:tc>
          <w:tcPr>
            <w:tcW w:w="0" w:type="auto"/>
          </w:tcPr>
          <w:p w14:paraId="61D193F7" w14:textId="77777777" w:rsidR="006830B8" w:rsidRPr="00E16797" w:rsidRDefault="006830B8" w:rsidP="00DD4F24">
            <w:pPr>
              <w:pStyle w:val="Compact"/>
              <w:jc w:val="right"/>
              <w:rPr>
                <w:rFonts w:ascii="Aptos" w:hAnsi="Aptos"/>
                <w:rPrChange w:id="244" w:author="Or Aleksandrowicz" w:date="2026-08-08T21:40:00Z" w16du:dateUtc="2026-08-08T18:40:00Z">
                  <w:rPr/>
                </w:rPrChange>
              </w:rPr>
            </w:pPr>
            <w:r w:rsidRPr="00E16797">
              <w:rPr>
                <w:rFonts w:ascii="Aptos" w:hAnsi="Aptos"/>
                <w:rPrChange w:id="245" w:author="Or Aleksandrowicz" w:date="2026-08-08T21:40:00Z" w16du:dateUtc="2026-08-08T18:40:00Z">
                  <w:rPr/>
                </w:rPrChange>
              </w:rPr>
              <w:t>3.652</w:t>
            </w:r>
          </w:p>
        </w:tc>
        <w:tc>
          <w:tcPr>
            <w:tcW w:w="0" w:type="auto"/>
          </w:tcPr>
          <w:p w14:paraId="40265AF9" w14:textId="77777777" w:rsidR="006830B8" w:rsidRPr="00E16797" w:rsidRDefault="006830B8" w:rsidP="00DD4F24">
            <w:pPr>
              <w:pStyle w:val="Compact"/>
              <w:jc w:val="right"/>
              <w:rPr>
                <w:rFonts w:ascii="Aptos" w:hAnsi="Aptos"/>
                <w:rPrChange w:id="246" w:author="Or Aleksandrowicz" w:date="2026-08-08T21:40:00Z" w16du:dateUtc="2026-08-08T18:40:00Z">
                  <w:rPr/>
                </w:rPrChange>
              </w:rPr>
            </w:pPr>
            <w:r w:rsidRPr="00E16797">
              <w:rPr>
                <w:rFonts w:ascii="Aptos" w:hAnsi="Aptos"/>
                <w:b/>
                <w:bCs/>
                <w:rPrChange w:id="247" w:author="Or Aleksandrowicz" w:date="2026-08-08T21:40:00Z" w16du:dateUtc="2026-08-08T18:40:00Z">
                  <w:rPr>
                    <w:b/>
                    <w:bCs/>
                  </w:rPr>
                </w:rPrChange>
              </w:rPr>
              <w:t>1.820</w:t>
            </w:r>
          </w:p>
        </w:tc>
        <w:tc>
          <w:tcPr>
            <w:tcW w:w="0" w:type="auto"/>
          </w:tcPr>
          <w:p w14:paraId="1A7CE00C" w14:textId="77777777" w:rsidR="006830B8" w:rsidRPr="00E16797" w:rsidRDefault="006830B8" w:rsidP="00DD4F24">
            <w:pPr>
              <w:pStyle w:val="Compact"/>
              <w:jc w:val="right"/>
              <w:rPr>
                <w:rFonts w:ascii="Aptos" w:hAnsi="Aptos"/>
                <w:rPrChange w:id="248" w:author="Or Aleksandrowicz" w:date="2026-08-08T21:40:00Z" w16du:dateUtc="2026-08-08T18:40:00Z">
                  <w:rPr/>
                </w:rPrChange>
              </w:rPr>
            </w:pPr>
            <w:r w:rsidRPr="00E16797">
              <w:rPr>
                <w:rFonts w:ascii="Aptos" w:hAnsi="Aptos"/>
                <w:rPrChange w:id="249" w:author="Or Aleksandrowicz" w:date="2026-08-08T21:40:00Z" w16du:dateUtc="2026-08-08T18:40:00Z">
                  <w:rPr/>
                </w:rPrChange>
              </w:rPr>
              <w:t>1.166</w:t>
            </w:r>
          </w:p>
        </w:tc>
      </w:tr>
      <w:tr w:rsidR="006830B8" w14:paraId="428BD364" w14:textId="77777777" w:rsidTr="00DD4F24">
        <w:tc>
          <w:tcPr>
            <w:tcW w:w="0" w:type="auto"/>
          </w:tcPr>
          <w:p w14:paraId="32F64F14" w14:textId="77777777" w:rsidR="006830B8" w:rsidRPr="00E16797" w:rsidRDefault="006830B8" w:rsidP="00DD4F24">
            <w:pPr>
              <w:pStyle w:val="Compact"/>
              <w:rPr>
                <w:rFonts w:ascii="Aptos" w:hAnsi="Aptos"/>
                <w:rPrChange w:id="250" w:author="Or Aleksandrowicz" w:date="2026-08-08T21:40:00Z" w16du:dateUtc="2026-08-08T18:40:00Z">
                  <w:rPr/>
                </w:rPrChange>
              </w:rPr>
            </w:pPr>
            <w:r w:rsidRPr="00E16797">
              <w:rPr>
                <w:rFonts w:ascii="Aptos" w:hAnsi="Aptos"/>
                <w:rPrChange w:id="251" w:author="Or Aleksandrowicz" w:date="2026-08-08T21:40:00Z" w16du:dateUtc="2026-08-08T18:40:00Z">
                  <w:rPr/>
                </w:rPrChange>
              </w:rPr>
              <w:t>Pinball 20:1</w:t>
            </w:r>
          </w:p>
        </w:tc>
        <w:tc>
          <w:tcPr>
            <w:tcW w:w="0" w:type="auto"/>
          </w:tcPr>
          <w:p w14:paraId="2E449339" w14:textId="77777777" w:rsidR="006830B8" w:rsidRPr="00E16797" w:rsidRDefault="006830B8" w:rsidP="00DD4F24">
            <w:pPr>
              <w:pStyle w:val="Compact"/>
              <w:jc w:val="right"/>
              <w:rPr>
                <w:rFonts w:ascii="Aptos" w:hAnsi="Aptos"/>
                <w:rPrChange w:id="252" w:author="Or Aleksandrowicz" w:date="2026-08-08T21:40:00Z" w16du:dateUtc="2026-08-08T18:40:00Z">
                  <w:rPr/>
                </w:rPrChange>
              </w:rPr>
            </w:pPr>
            <w:r w:rsidRPr="00E16797">
              <w:rPr>
                <w:rFonts w:ascii="Aptos" w:hAnsi="Aptos"/>
                <w:rPrChange w:id="253" w:author="Or Aleksandrowicz" w:date="2026-08-08T21:40:00Z" w16du:dateUtc="2026-08-08T18:40:00Z">
                  <w:rPr/>
                </w:rPrChange>
              </w:rPr>
              <w:t>6.175</w:t>
            </w:r>
          </w:p>
        </w:tc>
        <w:tc>
          <w:tcPr>
            <w:tcW w:w="0" w:type="auto"/>
          </w:tcPr>
          <w:p w14:paraId="17D0CD32" w14:textId="77777777" w:rsidR="006830B8" w:rsidRPr="00E16797" w:rsidRDefault="006830B8" w:rsidP="00DD4F24">
            <w:pPr>
              <w:pStyle w:val="Compact"/>
              <w:jc w:val="right"/>
              <w:rPr>
                <w:rFonts w:ascii="Aptos" w:hAnsi="Aptos"/>
                <w:rPrChange w:id="254" w:author="Or Aleksandrowicz" w:date="2026-08-08T21:40:00Z" w16du:dateUtc="2026-08-08T18:40:00Z">
                  <w:rPr/>
                </w:rPrChange>
              </w:rPr>
            </w:pPr>
            <w:r w:rsidRPr="00E16797">
              <w:rPr>
                <w:rFonts w:ascii="Aptos" w:hAnsi="Aptos"/>
                <w:rPrChange w:id="255" w:author="Or Aleksandrowicz" w:date="2026-08-08T21:40:00Z" w16du:dateUtc="2026-08-08T18:40:00Z">
                  <w:rPr/>
                </w:rPrChange>
              </w:rPr>
              <w:t>2.245</w:t>
            </w:r>
          </w:p>
        </w:tc>
        <w:tc>
          <w:tcPr>
            <w:tcW w:w="0" w:type="auto"/>
          </w:tcPr>
          <w:p w14:paraId="405CC8B0" w14:textId="77777777" w:rsidR="006830B8" w:rsidRPr="00E16797" w:rsidRDefault="006830B8" w:rsidP="00DD4F24">
            <w:pPr>
              <w:pStyle w:val="Compact"/>
              <w:jc w:val="right"/>
              <w:rPr>
                <w:rFonts w:ascii="Aptos" w:hAnsi="Aptos"/>
                <w:rPrChange w:id="256" w:author="Or Aleksandrowicz" w:date="2026-08-08T21:40:00Z" w16du:dateUtc="2026-08-08T18:40:00Z">
                  <w:rPr/>
                </w:rPrChange>
              </w:rPr>
            </w:pPr>
            <w:r w:rsidRPr="00E16797">
              <w:rPr>
                <w:rFonts w:ascii="Aptos" w:hAnsi="Aptos"/>
                <w:b/>
                <w:bCs/>
                <w:rPrChange w:id="257" w:author="Or Aleksandrowicz" w:date="2026-08-08T21:40:00Z" w16du:dateUtc="2026-08-08T18:40:00Z">
                  <w:rPr>
                    <w:b/>
                    <w:bCs/>
                  </w:rPr>
                </w:rPrChange>
              </w:rPr>
              <w:t>0.841</w:t>
            </w:r>
          </w:p>
        </w:tc>
      </w:tr>
      <w:tr w:rsidR="006830B8" w14:paraId="7D02521C" w14:textId="77777777" w:rsidTr="00DD4F24">
        <w:tc>
          <w:tcPr>
            <w:tcW w:w="0" w:type="auto"/>
            <w:gridSpan w:val="4"/>
          </w:tcPr>
          <w:p w14:paraId="093979CD" w14:textId="77777777" w:rsidR="006830B8" w:rsidRPr="00E16797" w:rsidRDefault="006830B8" w:rsidP="00DD4F24">
            <w:pPr>
              <w:pStyle w:val="Compact"/>
              <w:rPr>
                <w:rFonts w:ascii="Aptos" w:hAnsi="Aptos"/>
                <w:rPrChange w:id="258" w:author="Or Aleksandrowicz" w:date="2026-08-08T21:40:00Z" w16du:dateUtc="2026-08-08T18:40:00Z">
                  <w:rPr/>
                </w:rPrChange>
              </w:rPr>
            </w:pPr>
            <w:r w:rsidRPr="00E16797">
              <w:rPr>
                <w:rFonts w:ascii="Aptos" w:hAnsi="Aptos"/>
                <w:i/>
                <w:iCs/>
                <w:rPrChange w:id="259" w:author="Or Aleksandrowicz" w:date="2026-08-08T21:40:00Z" w16du:dateUtc="2026-08-08T18:40:00Z">
                  <w:rPr>
                    <w:i/>
                    <w:iCs/>
                  </w:rPr>
                </w:rPrChange>
              </w:rPr>
              <w:t>With post-hoc affine calibration</w:t>
            </w:r>
          </w:p>
        </w:tc>
      </w:tr>
      <w:tr w:rsidR="006830B8" w14:paraId="70D46A7E" w14:textId="77777777" w:rsidTr="00DD4F24">
        <w:tc>
          <w:tcPr>
            <w:tcW w:w="0" w:type="auto"/>
          </w:tcPr>
          <w:p w14:paraId="5D14F58E" w14:textId="77777777" w:rsidR="006830B8" w:rsidRPr="00E16797" w:rsidRDefault="006830B8" w:rsidP="00DD4F24">
            <w:pPr>
              <w:pStyle w:val="Compact"/>
              <w:rPr>
                <w:rFonts w:ascii="Aptos" w:hAnsi="Aptos"/>
                <w:rPrChange w:id="260" w:author="Or Aleksandrowicz" w:date="2026-08-08T21:40:00Z" w16du:dateUtc="2026-08-08T18:40:00Z">
                  <w:rPr/>
                </w:rPrChange>
              </w:rPr>
            </w:pPr>
            <w:r w:rsidRPr="00E16797">
              <w:rPr>
                <w:rFonts w:ascii="Aptos" w:hAnsi="Aptos"/>
                <w:rPrChange w:id="261" w:author="Or Aleksandrowicz" w:date="2026-08-08T21:40:00Z" w16du:dateUtc="2026-08-08T18:40:00Z">
                  <w:rPr/>
                </w:rPrChange>
              </w:rPr>
              <w:t>L1 + calibration</w:t>
            </w:r>
          </w:p>
        </w:tc>
        <w:tc>
          <w:tcPr>
            <w:tcW w:w="0" w:type="auto"/>
          </w:tcPr>
          <w:p w14:paraId="081D2C52" w14:textId="77777777" w:rsidR="006830B8" w:rsidRPr="00E16797" w:rsidRDefault="006830B8" w:rsidP="00DD4F24">
            <w:pPr>
              <w:pStyle w:val="Compact"/>
              <w:jc w:val="right"/>
              <w:rPr>
                <w:rFonts w:ascii="Aptos" w:hAnsi="Aptos"/>
                <w:rPrChange w:id="262" w:author="Or Aleksandrowicz" w:date="2026-08-08T21:40:00Z" w16du:dateUtc="2026-08-08T18:40:00Z">
                  <w:rPr/>
                </w:rPrChange>
              </w:rPr>
            </w:pPr>
            <w:r w:rsidRPr="00E16797">
              <w:rPr>
                <w:rFonts w:ascii="Aptos" w:hAnsi="Aptos"/>
                <w:b/>
                <w:bCs/>
                <w:rPrChange w:id="263" w:author="Or Aleksandrowicz" w:date="2026-08-08T21:40:00Z" w16du:dateUtc="2026-08-08T18:40:00Z">
                  <w:rPr>
                    <w:b/>
                    <w:bCs/>
                  </w:rPr>
                </w:rPrChange>
              </w:rPr>
              <w:t>2.704</w:t>
            </w:r>
          </w:p>
        </w:tc>
        <w:tc>
          <w:tcPr>
            <w:tcW w:w="0" w:type="auto"/>
          </w:tcPr>
          <w:p w14:paraId="6239F032" w14:textId="77777777" w:rsidR="006830B8" w:rsidRPr="00E16797" w:rsidRDefault="006830B8" w:rsidP="00DD4F24">
            <w:pPr>
              <w:pStyle w:val="Compact"/>
              <w:jc w:val="right"/>
              <w:rPr>
                <w:rFonts w:ascii="Aptos" w:hAnsi="Aptos"/>
                <w:rPrChange w:id="264" w:author="Or Aleksandrowicz" w:date="2026-08-08T21:40:00Z" w16du:dateUtc="2026-08-08T18:40:00Z">
                  <w:rPr/>
                </w:rPrChange>
              </w:rPr>
            </w:pPr>
            <w:r w:rsidRPr="00E16797">
              <w:rPr>
                <w:rFonts w:ascii="Aptos" w:hAnsi="Aptos"/>
                <w:rPrChange w:id="265" w:author="Or Aleksandrowicz" w:date="2026-08-08T21:40:00Z" w16du:dateUtc="2026-08-08T18:40:00Z">
                  <w:rPr/>
                </w:rPrChange>
              </w:rPr>
              <w:t>1.979</w:t>
            </w:r>
          </w:p>
        </w:tc>
        <w:tc>
          <w:tcPr>
            <w:tcW w:w="0" w:type="auto"/>
          </w:tcPr>
          <w:p w14:paraId="63C0A706" w14:textId="77777777" w:rsidR="006830B8" w:rsidRPr="00E16797" w:rsidRDefault="006830B8" w:rsidP="00DD4F24">
            <w:pPr>
              <w:pStyle w:val="Compact"/>
              <w:jc w:val="right"/>
              <w:rPr>
                <w:rFonts w:ascii="Aptos" w:hAnsi="Aptos"/>
                <w:rPrChange w:id="266" w:author="Or Aleksandrowicz" w:date="2026-08-08T21:40:00Z" w16du:dateUtc="2026-08-08T18:40:00Z">
                  <w:rPr/>
                </w:rPrChange>
              </w:rPr>
            </w:pPr>
            <w:r w:rsidRPr="00E16797">
              <w:rPr>
                <w:rFonts w:ascii="Aptos" w:hAnsi="Aptos"/>
                <w:rPrChange w:id="267" w:author="Or Aleksandrowicz" w:date="2026-08-08T21:40:00Z" w16du:dateUtc="2026-08-08T18:40:00Z">
                  <w:rPr/>
                </w:rPrChange>
              </w:rPr>
              <w:t>1.022</w:t>
            </w:r>
          </w:p>
        </w:tc>
      </w:tr>
      <w:tr w:rsidR="006830B8" w14:paraId="5B81307D" w14:textId="77777777" w:rsidTr="00DD4F24">
        <w:tc>
          <w:tcPr>
            <w:tcW w:w="0" w:type="auto"/>
          </w:tcPr>
          <w:p w14:paraId="20065165" w14:textId="77777777" w:rsidR="006830B8" w:rsidRPr="00E16797" w:rsidRDefault="006830B8" w:rsidP="00DD4F24">
            <w:pPr>
              <w:pStyle w:val="Compact"/>
              <w:rPr>
                <w:rFonts w:ascii="Aptos" w:hAnsi="Aptos"/>
                <w:rPrChange w:id="268" w:author="Or Aleksandrowicz" w:date="2026-08-08T21:40:00Z" w16du:dateUtc="2026-08-08T18:40:00Z">
                  <w:rPr/>
                </w:rPrChange>
              </w:rPr>
            </w:pPr>
            <w:r w:rsidRPr="00E16797">
              <w:rPr>
                <w:rFonts w:ascii="Aptos" w:hAnsi="Aptos"/>
                <w:rPrChange w:id="269" w:author="Or Aleksandrowicz" w:date="2026-08-08T21:40:00Z" w16du:dateUtc="2026-08-08T18:40:00Z">
                  <w:rPr/>
                </w:rPrChange>
              </w:rPr>
              <w:t>Pinball 5:1 + calibration</w:t>
            </w:r>
          </w:p>
        </w:tc>
        <w:tc>
          <w:tcPr>
            <w:tcW w:w="0" w:type="auto"/>
          </w:tcPr>
          <w:p w14:paraId="2D6D5FA4" w14:textId="77777777" w:rsidR="006830B8" w:rsidRPr="00E16797" w:rsidRDefault="006830B8" w:rsidP="00DD4F24">
            <w:pPr>
              <w:pStyle w:val="Compact"/>
              <w:jc w:val="right"/>
              <w:rPr>
                <w:rFonts w:ascii="Aptos" w:hAnsi="Aptos"/>
                <w:rPrChange w:id="270" w:author="Or Aleksandrowicz" w:date="2026-08-08T21:40:00Z" w16du:dateUtc="2026-08-08T18:40:00Z">
                  <w:rPr/>
                </w:rPrChange>
              </w:rPr>
            </w:pPr>
            <w:r w:rsidRPr="00E16797">
              <w:rPr>
                <w:rFonts w:ascii="Aptos" w:hAnsi="Aptos"/>
                <w:rPrChange w:id="271" w:author="Or Aleksandrowicz" w:date="2026-08-08T21:40:00Z" w16du:dateUtc="2026-08-08T18:40:00Z">
                  <w:rPr/>
                </w:rPrChange>
              </w:rPr>
              <w:t>2.915</w:t>
            </w:r>
          </w:p>
        </w:tc>
        <w:tc>
          <w:tcPr>
            <w:tcW w:w="0" w:type="auto"/>
          </w:tcPr>
          <w:p w14:paraId="57FAE926" w14:textId="77777777" w:rsidR="006830B8" w:rsidRPr="00E16797" w:rsidRDefault="006830B8" w:rsidP="00DD4F24">
            <w:pPr>
              <w:pStyle w:val="Compact"/>
              <w:jc w:val="right"/>
              <w:rPr>
                <w:rFonts w:ascii="Aptos" w:hAnsi="Aptos"/>
                <w:rPrChange w:id="272" w:author="Or Aleksandrowicz" w:date="2026-08-08T21:40:00Z" w16du:dateUtc="2026-08-08T18:40:00Z">
                  <w:rPr/>
                </w:rPrChange>
              </w:rPr>
            </w:pPr>
            <w:r w:rsidRPr="00E16797">
              <w:rPr>
                <w:rFonts w:ascii="Aptos" w:hAnsi="Aptos"/>
                <w:b/>
                <w:bCs/>
                <w:rPrChange w:id="273" w:author="Or Aleksandrowicz" w:date="2026-08-08T21:40:00Z" w16du:dateUtc="2026-08-08T18:40:00Z">
                  <w:rPr>
                    <w:b/>
                    <w:bCs/>
                  </w:rPr>
                </w:rPrChange>
              </w:rPr>
              <w:t>1.820</w:t>
            </w:r>
          </w:p>
        </w:tc>
        <w:tc>
          <w:tcPr>
            <w:tcW w:w="0" w:type="auto"/>
          </w:tcPr>
          <w:p w14:paraId="4FCF3716" w14:textId="77777777" w:rsidR="006830B8" w:rsidRPr="00E16797" w:rsidRDefault="006830B8" w:rsidP="00DD4F24">
            <w:pPr>
              <w:pStyle w:val="Compact"/>
              <w:jc w:val="right"/>
              <w:rPr>
                <w:rFonts w:ascii="Aptos" w:hAnsi="Aptos"/>
                <w:rPrChange w:id="274" w:author="Or Aleksandrowicz" w:date="2026-08-08T21:40:00Z" w16du:dateUtc="2026-08-08T18:40:00Z">
                  <w:rPr/>
                </w:rPrChange>
              </w:rPr>
            </w:pPr>
            <w:r w:rsidRPr="00E16797">
              <w:rPr>
                <w:rFonts w:ascii="Aptos" w:hAnsi="Aptos"/>
                <w:rPrChange w:id="275" w:author="Or Aleksandrowicz" w:date="2026-08-08T21:40:00Z" w16du:dateUtc="2026-08-08T18:40:00Z">
                  <w:rPr/>
                </w:rPrChange>
              </w:rPr>
              <w:t>0.851</w:t>
            </w:r>
          </w:p>
        </w:tc>
      </w:tr>
      <w:tr w:rsidR="006830B8" w14:paraId="694665A4" w14:textId="77777777" w:rsidTr="00DD4F24">
        <w:tc>
          <w:tcPr>
            <w:tcW w:w="0" w:type="auto"/>
          </w:tcPr>
          <w:p w14:paraId="062E2207" w14:textId="77777777" w:rsidR="006830B8" w:rsidRPr="00E16797" w:rsidRDefault="006830B8" w:rsidP="00DD4F24">
            <w:pPr>
              <w:pStyle w:val="Compact"/>
              <w:rPr>
                <w:rFonts w:ascii="Aptos" w:hAnsi="Aptos"/>
                <w:rPrChange w:id="276" w:author="Or Aleksandrowicz" w:date="2026-08-08T21:40:00Z" w16du:dateUtc="2026-08-08T18:40:00Z">
                  <w:rPr/>
                </w:rPrChange>
              </w:rPr>
            </w:pPr>
            <w:r w:rsidRPr="00E16797">
              <w:rPr>
                <w:rFonts w:ascii="Aptos" w:hAnsi="Aptos"/>
                <w:rPrChange w:id="277" w:author="Or Aleksandrowicz" w:date="2026-08-08T21:40:00Z" w16du:dateUtc="2026-08-08T18:40:00Z">
                  <w:rPr/>
                </w:rPrChange>
              </w:rPr>
              <w:t>Pinball 20:1 + calibration</w:t>
            </w:r>
          </w:p>
        </w:tc>
        <w:tc>
          <w:tcPr>
            <w:tcW w:w="0" w:type="auto"/>
          </w:tcPr>
          <w:p w14:paraId="32DC0843" w14:textId="77777777" w:rsidR="006830B8" w:rsidRPr="00E16797" w:rsidRDefault="006830B8" w:rsidP="00DD4F24">
            <w:pPr>
              <w:pStyle w:val="Compact"/>
              <w:jc w:val="right"/>
              <w:rPr>
                <w:rFonts w:ascii="Aptos" w:hAnsi="Aptos"/>
                <w:rPrChange w:id="278" w:author="Or Aleksandrowicz" w:date="2026-08-08T21:40:00Z" w16du:dateUtc="2026-08-08T18:40:00Z">
                  <w:rPr/>
                </w:rPrChange>
              </w:rPr>
            </w:pPr>
            <w:r w:rsidRPr="00E16797">
              <w:rPr>
                <w:rFonts w:ascii="Aptos" w:hAnsi="Aptos"/>
                <w:rPrChange w:id="279" w:author="Or Aleksandrowicz" w:date="2026-08-08T21:40:00Z" w16du:dateUtc="2026-08-08T18:40:00Z">
                  <w:rPr/>
                </w:rPrChange>
              </w:rPr>
              <w:t>3.424</w:t>
            </w:r>
          </w:p>
        </w:tc>
        <w:tc>
          <w:tcPr>
            <w:tcW w:w="0" w:type="auto"/>
          </w:tcPr>
          <w:p w14:paraId="3E35C224" w14:textId="77777777" w:rsidR="006830B8" w:rsidRPr="00E16797" w:rsidRDefault="006830B8" w:rsidP="00DD4F24">
            <w:pPr>
              <w:pStyle w:val="Compact"/>
              <w:jc w:val="right"/>
              <w:rPr>
                <w:rFonts w:ascii="Aptos" w:hAnsi="Aptos"/>
                <w:rPrChange w:id="280" w:author="Or Aleksandrowicz" w:date="2026-08-08T21:40:00Z" w16du:dateUtc="2026-08-08T18:40:00Z">
                  <w:rPr/>
                </w:rPrChange>
              </w:rPr>
            </w:pPr>
            <w:r w:rsidRPr="00E16797">
              <w:rPr>
                <w:rFonts w:ascii="Aptos" w:hAnsi="Aptos"/>
                <w:rPrChange w:id="281" w:author="Or Aleksandrowicz" w:date="2026-08-08T21:40:00Z" w16du:dateUtc="2026-08-08T18:40:00Z">
                  <w:rPr/>
                </w:rPrChange>
              </w:rPr>
              <w:t>1.964</w:t>
            </w:r>
          </w:p>
        </w:tc>
        <w:tc>
          <w:tcPr>
            <w:tcW w:w="0" w:type="auto"/>
          </w:tcPr>
          <w:p w14:paraId="2F65A3B7" w14:textId="77777777" w:rsidR="006830B8" w:rsidRPr="00E16797" w:rsidRDefault="006830B8" w:rsidP="00DD4F24">
            <w:pPr>
              <w:pStyle w:val="Compact"/>
              <w:jc w:val="right"/>
              <w:rPr>
                <w:rFonts w:ascii="Aptos" w:hAnsi="Aptos"/>
                <w:rPrChange w:id="282" w:author="Or Aleksandrowicz" w:date="2026-08-08T21:40:00Z" w16du:dateUtc="2026-08-08T18:40:00Z">
                  <w:rPr/>
                </w:rPrChange>
              </w:rPr>
            </w:pPr>
            <w:r w:rsidRPr="00E16797">
              <w:rPr>
                <w:rFonts w:ascii="Aptos" w:hAnsi="Aptos"/>
                <w:b/>
                <w:bCs/>
                <w:rPrChange w:id="283" w:author="Or Aleksandrowicz" w:date="2026-08-08T21:40:00Z" w16du:dateUtc="2026-08-08T18:40:00Z">
                  <w:rPr>
                    <w:b/>
                    <w:bCs/>
                  </w:rPr>
                </w:rPrChange>
              </w:rPr>
              <w:t>0.841</w:t>
            </w:r>
          </w:p>
        </w:tc>
      </w:tr>
    </w:tbl>
    <w:bookmarkEnd w:id="223"/>
    <w:p w14:paraId="4CB62D54" w14:textId="27C4EC15" w:rsidR="006830B8" w:rsidRDefault="006830B8" w:rsidP="00C84EA7">
      <w:pPr>
        <w:pStyle w:val="OpeningParagraph"/>
      </w:pPr>
      <w:r>
        <w:t>Figure </w:t>
      </w:r>
      <w:hyperlink w:anchor="fig:confusion-matrix">
        <w:r>
          <w:rPr>
            <w:rStyle w:val="Hyperlink"/>
          </w:rPr>
          <w:t>7</w:t>
        </w:r>
      </w:hyperlink>
      <w:r>
        <w:t xml:space="preserve"> visualises the same results as a colour-coded model </w:t>
      </w:r>
      <m:oMath>
        <m:r>
          <m:rPr>
            <m:sty m:val="p"/>
          </m:rPr>
          <w:rPr>
            <w:rFonts w:ascii="Cambria Math" w:hAnsi="Cambria Math"/>
          </w:rPr>
          <m:t>×</m:t>
        </m:r>
      </m:oMath>
      <w:r>
        <w:t> loss matrix, making it easy to see at a glance which model wins on each metric and how calibration shifts the ranking.</w:t>
      </w:r>
    </w:p>
    <w:p w14:paraId="03F5C6D0" w14:textId="77777777" w:rsidR="006830B8" w:rsidRDefault="006830B8" w:rsidP="006830B8">
      <w:pPr>
        <w:pStyle w:val="CaptionedFigure"/>
      </w:pPr>
      <w:r>
        <w:rPr>
          <w:noProof/>
        </w:rPr>
        <w:drawing>
          <wp:inline distT="0" distB="0" distL="0" distR="0" wp14:anchorId="35446214" wp14:editId="5275D905">
            <wp:extent cx="6263640" cy="2609850"/>
            <wp:effectExtent l="0" t="0" r="381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plot/confusion_matrix.png"/>
                    <pic:cNvPicPr>
                      <a:picLocks noChangeAspect="1" noChangeArrowheads="1"/>
                    </pic:cNvPicPr>
                  </pic:nvPicPr>
                  <pic:blipFill>
                    <a:blip r:embed="rId18"/>
                    <a:stretch>
                      <a:fillRect/>
                    </a:stretch>
                  </pic:blipFill>
                  <pic:spPr bwMode="auto">
                    <a:xfrm>
                      <a:off x="0" y="0"/>
                      <a:ext cx="6263640" cy="2609850"/>
                    </a:xfrm>
                    <a:prstGeom prst="rect">
                      <a:avLst/>
                    </a:prstGeom>
                    <a:noFill/>
                    <a:ln w="9525">
                      <a:noFill/>
                      <a:headEnd/>
                      <a:tailEnd/>
                    </a:ln>
                  </pic:spPr>
                </pic:pic>
              </a:graphicData>
            </a:graphic>
          </wp:inline>
        </w:drawing>
      </w:r>
    </w:p>
    <w:p w14:paraId="06D8BE22" w14:textId="71546017" w:rsidR="006830B8" w:rsidRDefault="00C84EA7" w:rsidP="00C84EA7">
      <w:pPr>
        <w:pStyle w:val="Caption"/>
      </w:pPr>
      <w:r>
        <w:t xml:space="preserve">Figure </w:t>
      </w:r>
      <w:r>
        <w:fldChar w:fldCharType="begin"/>
      </w:r>
      <w:r>
        <w:instrText xml:space="preserve"> SEQ Figure \* ARABIC </w:instrText>
      </w:r>
      <w:r>
        <w:fldChar w:fldCharType="separate"/>
      </w:r>
      <w:r w:rsidR="00AA487D">
        <w:rPr>
          <w:noProof/>
        </w:rPr>
        <w:t>7</w:t>
      </w:r>
      <w:r>
        <w:fldChar w:fldCharType="end"/>
      </w:r>
      <w:r>
        <w:t xml:space="preserve">: </w:t>
      </w:r>
      <w:r w:rsidR="006830B8">
        <w:t>Train-loss </w:t>
      </w:r>
      <m:oMath>
        <m:r>
          <m:rPr>
            <m:sty m:val="b"/>
          </m:rPr>
          <w:rPr>
            <w:rFonts w:ascii="Cambria Math" w:hAnsi="Cambria Math"/>
          </w:rPr>
          <m:t>×</m:t>
        </m:r>
      </m:oMath>
      <w:r w:rsidR="006830B8">
        <w:t xml:space="preserve"> evaluation-metric matrix for the three models (L1, Pinball 5:1, Pinball 20:1), before calibration (left) and after post-hoc affine calibration (right). Each cell shows the test-set cost; green marks the best value in each column and red the worst. The diagonal tendency </w:t>
      </w:r>
      <w:del w:id="284" w:author="Or Aleksandrowicz" w:date="2026-08-08T21:41:00Z" w16du:dateUtc="2026-08-08T18:41:00Z">
        <w:r w:rsidR="006830B8" w:rsidDel="002C6438">
          <w:delText xml:space="preserve">— </w:delText>
        </w:r>
      </w:del>
      <w:ins w:id="285" w:author="Or Aleksandrowicz" w:date="2026-08-08T21:41:00Z" w16du:dateUtc="2026-08-08T18:41:00Z">
        <w:r w:rsidR="002C6438">
          <w:t xml:space="preserve">- </w:t>
        </w:r>
      </w:ins>
      <w:r w:rsidR="006830B8">
        <w:t xml:space="preserve">each model achieving its lowest cost on the metric it was trained with </w:t>
      </w:r>
      <w:del w:id="286" w:author="Or Aleksandrowicz" w:date="2026-08-08T21:41:00Z" w16du:dateUtc="2026-08-08T18:41:00Z">
        <w:r w:rsidR="006830B8" w:rsidDel="002C6438">
          <w:delText xml:space="preserve">— </w:delText>
        </w:r>
      </w:del>
      <w:ins w:id="287" w:author="Or Aleksandrowicz" w:date="2026-08-08T21:41:00Z" w16du:dateUtc="2026-08-08T18:41:00Z">
        <w:r w:rsidR="002C6438">
          <w:t xml:space="preserve">- </w:t>
        </w:r>
      </w:ins>
      <w:r w:rsidR="006830B8">
        <w:t>is clearly visible. Calibration reduces off-diagonal costs substantially (e.g. L1 model under Pinball 20:1 drops from 3.167 to 1.022) while leaving the diagonal unchanged.</w:t>
      </w:r>
    </w:p>
    <w:p w14:paraId="4402C40A" w14:textId="77777777" w:rsidR="006830B8" w:rsidRDefault="006830B8" w:rsidP="001C6E4B">
      <w:pPr>
        <w:pStyle w:val="Heading2"/>
      </w:pPr>
      <w:bookmarkStart w:id="288" w:name="X208b5b94e790d63d7328d992ac61f764b946f2a"/>
      <w:r>
        <w:lastRenderedPageBreak/>
        <w:t>Each model excels on its own training metric</w:t>
      </w:r>
      <w:del w:id="289" w:author="Or Aleksandrowicz" w:date="2026-08-08T21:42:00Z" w16du:dateUtc="2026-08-08T18:42:00Z">
        <w:r w:rsidDel="00C226C2">
          <w:delText>.</w:delText>
        </w:r>
      </w:del>
    </w:p>
    <w:p w14:paraId="39279B7C" w14:textId="2F3A3228" w:rsidR="006830B8" w:rsidRDefault="006830B8" w:rsidP="00B83BBD">
      <w:pPr>
        <w:pStyle w:val="OpeningParagraph"/>
      </w:pPr>
      <w:r>
        <w:t>Without calibration, a clear diagonal dominance is visible in Figure </w:t>
      </w:r>
      <w:hyperlink w:anchor="fig:confusion-matrix">
        <w:r>
          <w:rPr>
            <w:rStyle w:val="Hyperlink"/>
          </w:rPr>
          <w:t>7</w:t>
        </w:r>
      </w:hyperlink>
      <w:r>
        <w:t>: each model achieves its lowest cost on the metric it was trained to minimise. The L1 model produces the lowest L1 cost (</w:t>
      </w:r>
      <m:oMath>
        <m:r>
          <w:rPr>
            <w:rFonts w:ascii="Cambria Math" w:hAnsi="Cambria Math"/>
          </w:rPr>
          <m:t>2.704</m:t>
        </m:r>
      </m:oMath>
      <w:r>
        <w:t>), the Pinball 5:1 model the lowest Pinball 5:1 cost (</w:t>
      </w:r>
      <m:oMath>
        <m:r>
          <w:rPr>
            <w:rFonts w:ascii="Cambria Math" w:hAnsi="Cambria Math"/>
          </w:rPr>
          <m:t>1.820</m:t>
        </m:r>
      </m:oMath>
      <w:r>
        <w:t>), and the Pinball 20:1 model the lowest Pinball 20:1 cost (</w:t>
      </w:r>
      <m:oMath>
        <m:r>
          <w:rPr>
            <w:rFonts w:ascii="Cambria Math" w:hAnsi="Cambria Math"/>
          </w:rPr>
          <m:t>0.841</m:t>
        </m:r>
      </m:oMath>
      <w:r>
        <w:t>). This confirms that the training objective directly shapes the cost profile of the resulting forecast.</w:t>
      </w:r>
    </w:p>
    <w:p w14:paraId="3F84B472" w14:textId="77777777" w:rsidR="006830B8" w:rsidRDefault="006830B8" w:rsidP="001C6E4B">
      <w:pPr>
        <w:pStyle w:val="Heading2"/>
      </w:pPr>
      <w:bookmarkStart w:id="290" w:name="Xa593dbedd62e8475ee8fce1ef8039cdfb9b6dc6"/>
      <w:bookmarkEnd w:id="288"/>
      <w:r>
        <w:t>Asymmetric training substantially outperforms the symmetric baseline</w:t>
      </w:r>
      <w:del w:id="291" w:author="Or Aleksandrowicz" w:date="2026-08-08T21:42:00Z" w16du:dateUtc="2026-08-08T18:42:00Z">
        <w:r w:rsidDel="00C226C2">
          <w:delText>.</w:delText>
        </w:r>
      </w:del>
    </w:p>
    <w:p w14:paraId="610B4F6E" w14:textId="153D3818" w:rsidR="006830B8" w:rsidRDefault="006830B8" w:rsidP="00B83BBD">
      <w:pPr>
        <w:pStyle w:val="OpeningParagraph"/>
      </w:pPr>
      <w:r>
        <w:t>The advantage of cost-aware training grows with the asymmetry ratio. Under the Pinball 5:1 metric, the Pinball 5:1 model (</w:t>
      </w:r>
      <m:oMath>
        <m:r>
          <w:rPr>
            <w:rFonts w:ascii="Cambria Math" w:hAnsi="Cambria Math"/>
          </w:rPr>
          <m:t>1.820</m:t>
        </m:r>
      </m:oMath>
      <w:r>
        <w:t>) outperforms the L1 baseline (</w:t>
      </w:r>
      <m:oMath>
        <m:r>
          <w:rPr>
            <w:rFonts w:ascii="Cambria Math" w:hAnsi="Cambria Math"/>
          </w:rPr>
          <m:t>3.045</m:t>
        </m:r>
      </m:oMath>
      <w:r>
        <w:t xml:space="preserve">) by </w:t>
      </w:r>
      <m:oMath>
        <m:r>
          <w:rPr>
            <w:rFonts w:ascii="Cambria Math" w:hAnsi="Cambria Math"/>
          </w:rPr>
          <m:t>40</m:t>
        </m:r>
        <m:r>
          <m:rPr>
            <m:sty m:val="p"/>
          </m:rPr>
          <w:rPr>
            <w:rFonts w:ascii="Cambria Math" w:hAnsi="Cambria Math"/>
          </w:rPr>
          <m:t>%</m:t>
        </m:r>
      </m:oMath>
      <w:r>
        <w:t>. Under the more demanding Pinball 20:1 metric, the Pinball 20:1 model (</w:t>
      </w:r>
      <m:oMath>
        <m:r>
          <w:rPr>
            <w:rFonts w:ascii="Cambria Math" w:hAnsi="Cambria Math"/>
          </w:rPr>
          <m:t>0.841</m:t>
        </m:r>
      </m:oMath>
      <w:r>
        <w:t>) outperforms L1 (</w:t>
      </w:r>
      <m:oMath>
        <m:r>
          <w:rPr>
            <w:rFonts w:ascii="Cambria Math" w:hAnsi="Cambria Math"/>
          </w:rPr>
          <m:t>3.167</m:t>
        </m:r>
      </m:oMath>
      <w:r>
        <w:t xml:space="preserve">) by </w:t>
      </w:r>
      <m:oMath>
        <m:r>
          <w:rPr>
            <w:rFonts w:ascii="Cambria Math" w:hAnsi="Cambria Math"/>
          </w:rPr>
          <m:t>73</m:t>
        </m:r>
        <m:r>
          <m:rPr>
            <m:sty m:val="p"/>
          </m:rPr>
          <w:rPr>
            <w:rFonts w:ascii="Cambria Math" w:hAnsi="Cambria Math"/>
          </w:rPr>
          <m:t>%</m:t>
        </m:r>
      </m:oMath>
      <w:r>
        <w:t>. Figure </w:t>
      </w:r>
      <w:hyperlink w:anchor="fig:error_histograms">
        <w:r>
          <w:rPr>
            <w:rStyle w:val="Hyperlink"/>
          </w:rPr>
          <w:t>8</w:t>
        </w:r>
      </w:hyperlink>
      <w:r>
        <w:t xml:space="preserve"> shows the mechanism: the Pinball 20:1 model produces a heavily right-skewed error distribution, deliberately over-predicting to avoid costly under-procurement events, while the L1 model is symmetric and centred near zero.</w:t>
      </w:r>
    </w:p>
    <w:p w14:paraId="09F31CE2" w14:textId="77777777" w:rsidR="006830B8" w:rsidRDefault="006830B8" w:rsidP="001C6E4B">
      <w:pPr>
        <w:pStyle w:val="Heading2"/>
      </w:pPr>
      <w:bookmarkStart w:id="292" w:name="X99e4d8d5d2a2e4a7a8675d5ac5ff402ed1158b8"/>
      <w:bookmarkEnd w:id="290"/>
      <w:r>
        <w:t>Post-hoc calibration narrows but does not close the gap</w:t>
      </w:r>
      <w:del w:id="293" w:author="Or Aleksandrowicz" w:date="2026-08-08T21:42:00Z" w16du:dateUtc="2026-08-08T18:42:00Z">
        <w:r w:rsidDel="00C226C2">
          <w:delText>.</w:delText>
        </w:r>
      </w:del>
    </w:p>
    <w:p w14:paraId="4EA7CF7C" w14:textId="0A72C577" w:rsidR="006830B8" w:rsidRDefault="006830B8" w:rsidP="00B83BBD">
      <w:pPr>
        <w:pStyle w:val="OpeningParagraph"/>
      </w:pPr>
      <w:r>
        <w:t xml:space="preserve">Affine calibration substantially improves the L1 model on asymmetric metrics (Pinball 20:1: </w:t>
      </w:r>
      <m:oMath>
        <m:r>
          <w:rPr>
            <w:rFonts w:ascii="Cambria Math" w:hAnsi="Cambria Math"/>
          </w:rPr>
          <m:t>3.167</m:t>
        </m:r>
        <m:r>
          <m:rPr>
            <m:sty m:val="p"/>
          </m:rPr>
          <w:rPr>
            <w:rFonts w:ascii="Cambria Math" w:hAnsi="Cambria Math"/>
          </w:rPr>
          <m:t>→</m:t>
        </m:r>
        <m:r>
          <w:rPr>
            <w:rFonts w:ascii="Cambria Math" w:hAnsi="Cambria Math"/>
          </w:rPr>
          <m:t>1.022</m:t>
        </m:r>
      </m:oMath>
      <w:r>
        <w:t xml:space="preserve">; Pinball 5:1: </w:t>
      </w:r>
      <m:oMath>
        <m:r>
          <w:rPr>
            <w:rFonts w:ascii="Cambria Math" w:hAnsi="Cambria Math"/>
          </w:rPr>
          <m:t>3.045</m:t>
        </m:r>
        <m:r>
          <m:rPr>
            <m:sty m:val="p"/>
          </m:rPr>
          <w:rPr>
            <w:rFonts w:ascii="Cambria Math" w:hAnsi="Cambria Math"/>
          </w:rPr>
          <m:t>→</m:t>
        </m:r>
        <m:r>
          <w:rPr>
            <w:rFonts w:ascii="Cambria Math" w:hAnsi="Cambria Math"/>
          </w:rPr>
          <m:t>1.979</m:t>
        </m:r>
      </m:oMath>
      <w:r>
        <w:t xml:space="preserve">), confirming that a global bias correction captures much of the asymmetric signal. However, calibrated L1 still falls short of the dedicated pinball models (Pinball 5:1: </w:t>
      </w:r>
      <m:oMath>
        <m:r>
          <w:rPr>
            <w:rFonts w:ascii="Cambria Math" w:hAnsi="Cambria Math"/>
          </w:rPr>
          <m:t>0.851</m:t>
        </m:r>
      </m:oMath>
      <w:r>
        <w:t xml:space="preserve">; Pinball 20:1: </w:t>
      </w:r>
      <m:oMath>
        <m:r>
          <w:rPr>
            <w:rFonts w:ascii="Cambria Math" w:hAnsi="Cambria Math"/>
          </w:rPr>
          <m:t>0.841</m:t>
        </m:r>
      </m:oMath>
      <w:r>
        <w:t>), because a single affine shift cannot replicate the input-conditional upward bias that end-to-end cost-aware training achieves. Figure </w:t>
      </w:r>
      <w:hyperlink w:anchor="fig:error-heatmap">
        <w:r>
          <w:rPr>
            <w:rStyle w:val="Hyperlink"/>
          </w:rPr>
          <w:t>5</w:t>
        </w:r>
      </w:hyperlink>
      <w:r>
        <w:t xml:space="preserve"> (Section </w:t>
      </w:r>
      <w:hyperlink w:anchor="sec:forecast-error-dist">
        <w:r>
          <w:rPr>
            <w:rStyle w:val="Hyperlink"/>
          </w:rPr>
          <w:t>3.1.2</w:t>
        </w:r>
      </w:hyperlink>
      <w:r>
        <w:t>) illustrates exactly why: forecast error magnitude varies substantially by hour of the day and day of the week. A uniform global correction applies the same rescaling to every prediction regardless of context; only a model that conditions its output on time features can adapt its bias to each slot individually.</w:t>
      </w:r>
    </w:p>
    <w:p w14:paraId="16CFA988" w14:textId="77777777" w:rsidR="006830B8" w:rsidRDefault="006830B8" w:rsidP="001C6E4B">
      <w:pPr>
        <w:pStyle w:val="Heading2"/>
      </w:pPr>
      <w:bookmarkStart w:id="294" w:name="X450760bc8b1b016e4b7c65be952c59e88c5f6e4"/>
      <w:bookmarkEnd w:id="292"/>
      <w:r>
        <w:t>Error distributions reflect the targeted quantile</w:t>
      </w:r>
      <w:del w:id="295" w:author="Or Aleksandrowicz" w:date="2026-08-08T21:42:00Z" w16du:dateUtc="2026-08-08T18:42:00Z">
        <w:r w:rsidDel="00C226C2">
          <w:delText>.</w:delText>
        </w:r>
      </w:del>
    </w:p>
    <w:p w14:paraId="37A785F2" w14:textId="58159988" w:rsidR="006830B8" w:rsidRDefault="006830B8" w:rsidP="00B83BBD">
      <w:pPr>
        <w:pStyle w:val="OpeningParagraph"/>
      </w:pPr>
      <w:r>
        <w:t>Figure </w:t>
      </w:r>
      <w:hyperlink w:anchor="fig:error_histograms">
        <w:r>
          <w:rPr>
            <w:rStyle w:val="Hyperlink"/>
          </w:rPr>
          <w:t>8</w:t>
        </w:r>
      </w:hyperlink>
      <w:r>
        <w:t xml:space="preserve"> shows the prediction error distributions on the test set for each model. The L1 model is symmetric and centred near zero, as expected for a mean-unbiased estimator. The </w:t>
      </w:r>
      <w:r>
        <w:lastRenderedPageBreak/>
        <w:t xml:space="preserve">Pinball 5:1 model is modestly right-shifted, and the Pinball 20:1 model exhibits a pronounced positive tail </w:t>
      </w:r>
      <w:del w:id="296" w:author="Or Aleksandrowicz" w:date="2026-08-08T21:43:00Z" w16du:dateUtc="2026-08-08T18:43:00Z">
        <w:r w:rsidDel="005D67F0">
          <w:delText xml:space="preserve">— </w:delText>
        </w:r>
      </w:del>
      <w:ins w:id="297" w:author="Or Aleksandrowicz" w:date="2026-08-08T21:43:00Z" w16du:dateUtc="2026-08-08T18:43:00Z">
        <w:r w:rsidR="005D67F0">
          <w:t xml:space="preserve">- </w:t>
        </w:r>
      </w:ins>
      <w:r>
        <w:t>each distribution directly reflecting the quantile targeted by its respective asymmetric loss.</w:t>
      </w:r>
    </w:p>
    <w:p w14:paraId="30CA6FF4" w14:textId="77777777" w:rsidR="006830B8" w:rsidRDefault="006830B8" w:rsidP="006830B8">
      <w:pPr>
        <w:pStyle w:val="CaptionedFigure"/>
      </w:pPr>
      <w:r>
        <w:rPr>
          <w:noProof/>
        </w:rPr>
        <w:drawing>
          <wp:inline distT="0" distB="0" distL="0" distR="0" wp14:anchorId="33EEC8B1" wp14:editId="6A960AAF">
            <wp:extent cx="5334000" cy="1778000"/>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plot/error_histograms.png"/>
                    <pic:cNvPicPr>
                      <a:picLocks noChangeAspect="1" noChangeArrowheads="1"/>
                    </pic:cNvPicPr>
                  </pic:nvPicPr>
                  <pic:blipFill>
                    <a:blip r:embed="rId19"/>
                    <a:stretch>
                      <a:fillRect/>
                    </a:stretch>
                  </pic:blipFill>
                  <pic:spPr bwMode="auto">
                    <a:xfrm>
                      <a:off x="0" y="0"/>
                      <a:ext cx="5334000" cy="1778000"/>
                    </a:xfrm>
                    <a:prstGeom prst="rect">
                      <a:avLst/>
                    </a:prstGeom>
                    <a:noFill/>
                    <a:ln w="9525">
                      <a:noFill/>
                      <a:headEnd/>
                      <a:tailEnd/>
                    </a:ln>
                  </pic:spPr>
                </pic:pic>
              </a:graphicData>
            </a:graphic>
          </wp:inline>
        </w:drawing>
      </w:r>
    </w:p>
    <w:p w14:paraId="6135B1B7" w14:textId="22F6C643" w:rsidR="006830B8" w:rsidRDefault="00B83BBD" w:rsidP="00B83BBD">
      <w:pPr>
        <w:pStyle w:val="Caption"/>
      </w:pPr>
      <w:r>
        <w:t xml:space="preserve">Figure </w:t>
      </w:r>
      <w:r>
        <w:fldChar w:fldCharType="begin"/>
      </w:r>
      <w:r>
        <w:instrText xml:space="preserve"> SEQ Figure \* ARABIC </w:instrText>
      </w:r>
      <w:r>
        <w:fldChar w:fldCharType="separate"/>
      </w:r>
      <w:r w:rsidR="00AA487D">
        <w:rPr>
          <w:noProof/>
        </w:rPr>
        <w:t>8</w:t>
      </w:r>
      <w:r>
        <w:fldChar w:fldCharType="end"/>
      </w:r>
      <w:r>
        <w:t xml:space="preserve">: </w:t>
      </w:r>
      <w:r w:rsidR="006830B8">
        <w:t>Distribution of test-set prediction errors (forecast minus actual, MW) for each model. The L1 model is symmetric and centred near zero. The Pinball 5:1 model shows a modest rightward shift, and the Pinball 20:1 model a pronounced positive tail, reflecting the increasingly aggressive upward bias required to minimise the cost under higher asymmetry ratios.</w:t>
      </w:r>
    </w:p>
    <w:p w14:paraId="63EF9DA8" w14:textId="44641092" w:rsidR="006830B8" w:rsidRDefault="006830B8" w:rsidP="006830B8">
      <w:pPr>
        <w:pStyle w:val="Heading1"/>
      </w:pPr>
      <w:bookmarkStart w:id="298" w:name="_Toc236589758"/>
      <w:bookmarkStart w:id="299" w:name="sec:conclusion"/>
      <w:bookmarkEnd w:id="222"/>
      <w:bookmarkEnd w:id="294"/>
      <w:r>
        <w:t>Conclusion</w:t>
      </w:r>
      <w:r w:rsidR="00DE6E78">
        <w:t>s</w:t>
      </w:r>
      <w:r>
        <w:t xml:space="preserve"> and Future Work</w:t>
      </w:r>
      <w:bookmarkEnd w:id="298"/>
    </w:p>
    <w:p w14:paraId="51CD79B1" w14:textId="77B7EF2C" w:rsidR="00143E21" w:rsidRDefault="00143E21" w:rsidP="00143E21">
      <w:pPr>
        <w:pStyle w:val="Heading2"/>
      </w:pPr>
      <w:bookmarkStart w:id="300" w:name="summary-of-findings"/>
      <w:r>
        <w:t>Findings</w:t>
      </w:r>
    </w:p>
    <w:p w14:paraId="22D5D72C" w14:textId="4B5296C1" w:rsidR="006830B8" w:rsidRDefault="006830B8" w:rsidP="004269B4">
      <w:pPr>
        <w:pStyle w:val="OpeningParagraph"/>
      </w:pPr>
      <w:r>
        <w:t>This paper addressed day-ahead electricity demand forecasting under asymmetric operational costs</w:t>
      </w:r>
      <w:ins w:id="301" w:author="Or Aleksandrowicz" w:date="2026-08-08T21:45:00Z" w16du:dateUtc="2026-08-08T18:45:00Z">
        <w:r w:rsidR="00535810">
          <w:t xml:space="preserve"> using </w:t>
        </w:r>
        <w:r w:rsidR="002F4CBC">
          <w:t xml:space="preserve">a 3-year </w:t>
        </w:r>
      </w:ins>
      <w:ins w:id="302" w:author="Or Aleksandrowicz" w:date="2026-08-08T21:46:00Z" w16du:dateUtc="2026-08-08T18:46:00Z">
        <w:r w:rsidR="00BA6EFE">
          <w:t>national-scale</w:t>
        </w:r>
      </w:ins>
      <w:ins w:id="303" w:author="Or Aleksandrowicz" w:date="2026-08-08T21:53:00Z" w16du:dateUtc="2026-08-08T18:53:00Z">
        <w:r w:rsidR="00A034BA">
          <w:t xml:space="preserve">, high-resolution dataset of </w:t>
        </w:r>
      </w:ins>
      <w:ins w:id="304" w:author="Or Aleksandrowicz" w:date="2026-08-08T21:46:00Z" w16du:dateUtc="2026-08-08T18:46:00Z">
        <w:r w:rsidR="00BA6EFE">
          <w:t xml:space="preserve">electricity </w:t>
        </w:r>
      </w:ins>
      <w:ins w:id="305" w:author="Or Aleksandrowicz" w:date="2026-08-08T21:47:00Z" w16du:dateUtc="2026-08-08T18:47:00Z">
        <w:r w:rsidR="001C38CA">
          <w:t xml:space="preserve">use </w:t>
        </w:r>
      </w:ins>
      <w:ins w:id="306" w:author="Or Aleksandrowicz" w:date="2026-08-08T21:46:00Z" w16du:dateUtc="2026-08-08T18:46:00Z">
        <w:r w:rsidR="00BA6EFE">
          <w:t>prediction</w:t>
        </w:r>
        <w:r w:rsidR="001C38CA">
          <w:t xml:space="preserve"> and </w:t>
        </w:r>
      </w:ins>
      <w:ins w:id="307" w:author="Or Aleksandrowicz" w:date="2026-08-08T21:47:00Z" w16du:dateUtc="2026-08-08T18:47:00Z">
        <w:r w:rsidR="001C38CA">
          <w:t>actual consumption</w:t>
        </w:r>
      </w:ins>
      <w:r>
        <w:t>. Our main findings are:</w:t>
      </w:r>
    </w:p>
    <w:p w14:paraId="00AC6843" w14:textId="7345A303" w:rsidR="006830B8" w:rsidRDefault="006830B8" w:rsidP="00AC0415">
      <w:pPr>
        <w:pStyle w:val="OpeningParagraph"/>
        <w:numPr>
          <w:ilvl w:val="0"/>
          <w:numId w:val="21"/>
        </w:numPr>
      </w:pPr>
      <w:r>
        <w:rPr>
          <w:b/>
          <w:bCs/>
        </w:rPr>
        <w:t>Asymmetric costs are pervasive and substantial.</w:t>
      </w:r>
      <w:r>
        <w:t xml:space="preserve"> In electricity markets</w:t>
      </w:r>
      <w:ins w:id="308" w:author="Or Aleksandrowicz" w:date="2026-08-08T21:43:00Z" w16du:dateUtc="2026-08-08T18:43:00Z">
        <w:r w:rsidR="0076560D">
          <w:t>,</w:t>
        </w:r>
      </w:ins>
      <w:r>
        <w:t xml:space="preserve"> the costs of under-predicting demand substantially exceed those of over-prediction. Empirically plausible cost ratios </w:t>
      </w:r>
      <m:oMath>
        <m:sSub>
          <m:sSubPr>
            <m:ctrlPr>
              <w:rPr>
                <w:rFonts w:ascii="Cambria Math" w:hAnsi="Cambria Math"/>
              </w:rPr>
            </m:ctrlPr>
          </m:sSubPr>
          <m:e>
            <m:r>
              <w:rPr>
                <w:rFonts w:ascii="Cambria Math" w:hAnsi="Cambria Math"/>
              </w:rPr>
              <m:t>c</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o</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5</m:t>
            </m:r>
            <m:r>
              <m:rPr>
                <m:sty m:val="p"/>
              </m:rPr>
              <w:rPr>
                <w:rFonts w:ascii="Cambria Math" w:hAnsi="Cambria Math"/>
              </w:rPr>
              <m:t>,</m:t>
            </m:r>
            <m:r>
              <w:rPr>
                <w:rFonts w:ascii="Cambria Math" w:hAnsi="Cambria Math"/>
              </w:rPr>
              <m:t>20</m:t>
            </m:r>
          </m:e>
        </m:d>
      </m:oMath>
      <w:r>
        <w:t xml:space="preserve"> have a large impact on the optimal forecasting strategy.</w:t>
      </w:r>
    </w:p>
    <w:p w14:paraId="71288B6F" w14:textId="7ED4D96C" w:rsidR="006830B8" w:rsidRDefault="006830B8" w:rsidP="00AC0415">
      <w:pPr>
        <w:pStyle w:val="OpeningParagraph"/>
        <w:numPr>
          <w:ilvl w:val="0"/>
          <w:numId w:val="21"/>
        </w:numPr>
      </w:pPr>
      <w:r>
        <w:rPr>
          <w:b/>
          <w:bCs/>
        </w:rPr>
        <w:t>The newsvendor framework provides a principled optimality condition.</w:t>
      </w:r>
      <w:r>
        <w:t xml:space="preserve"> The cost-minimising procurement level corresponds to a specific quantile </w:t>
      </w:r>
      <m:oMath>
        <m:sSup>
          <m:sSupPr>
            <m:ctrlPr>
              <w:rPr>
                <w:rFonts w:ascii="Cambria Math" w:hAnsi="Cambria Math"/>
              </w:rPr>
            </m:ctrlPr>
          </m:sSupPr>
          <m:e>
            <m:r>
              <w:rPr>
                <w:rFonts w:ascii="Cambria Math" w:hAnsi="Cambria Math"/>
              </w:rPr>
              <m:t>τ</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u</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o</m:t>
                </m:r>
              </m:sub>
            </m:sSub>
          </m:e>
        </m:d>
      </m:oMath>
      <w:r>
        <w:t xml:space="preserve"> of the conditional demand distribution. For a cost ratio of 5</w:t>
      </w:r>
      <w:ins w:id="309" w:author="Or Aleksandrowicz" w:date="2026-08-08T21:44:00Z" w16du:dateUtc="2026-08-08T18:44:00Z">
        <w:r w:rsidR="007B2856">
          <w:t>,</w:t>
        </w:r>
      </w:ins>
      <w:r>
        <w:t xml:space="preserve"> this yields </w:t>
      </w:r>
      <m:oMath>
        <m:sSup>
          <m:sSupPr>
            <m:ctrlPr>
              <w:rPr>
                <w:rFonts w:ascii="Cambria Math" w:hAnsi="Cambria Math"/>
              </w:rPr>
            </m:ctrlPr>
          </m:sSupPr>
          <m:e>
            <m:r>
              <w:rPr>
                <w:rFonts w:ascii="Cambria Math" w:hAnsi="Cambria Math"/>
              </w:rPr>
              <m:t>τ</m:t>
            </m:r>
          </m:e>
          <m:sup>
            <m:r>
              <m:rPr>
                <m:sty m:val="p"/>
              </m:rPr>
              <w:rPr>
                <w:rFonts w:ascii="Cambria Math" w:hAnsi="Cambria Math"/>
              </w:rPr>
              <m:t>*</m:t>
            </m:r>
          </m:sup>
        </m:sSup>
        <m:r>
          <m:rPr>
            <m:sty m:val="p"/>
          </m:rPr>
          <w:rPr>
            <w:rFonts w:ascii="Cambria Math" w:hAnsi="Cambria Math"/>
          </w:rPr>
          <m:t>≈</m:t>
        </m:r>
        <m:r>
          <w:rPr>
            <w:rFonts w:ascii="Cambria Math" w:hAnsi="Cambria Math"/>
          </w:rPr>
          <m:t>0.833</m:t>
        </m:r>
      </m:oMath>
      <w:r>
        <w:t xml:space="preserve">, i.e. the 83.3rd percentile of demand </w:t>
      </w:r>
      <w:del w:id="310" w:author="Or Aleksandrowicz" w:date="2026-08-08T21:44:00Z" w16du:dateUtc="2026-08-08T18:44:00Z">
        <w:r w:rsidDel="007B2856">
          <w:delText xml:space="preserve">— </w:delText>
        </w:r>
      </w:del>
      <w:ins w:id="311" w:author="Or Aleksandrowicz" w:date="2026-08-08T21:44:00Z" w16du:dateUtc="2026-08-08T18:44:00Z">
        <w:r w:rsidR="007B2856">
          <w:t xml:space="preserve">- </w:t>
        </w:r>
      </w:ins>
      <w:r>
        <w:t xml:space="preserve">a systematic upward shift that is normatively </w:t>
      </w:r>
      <w:r>
        <w:rPr>
          <w:i/>
          <w:iCs/>
        </w:rPr>
        <w:t>desirable</w:t>
      </w:r>
      <w:r>
        <w:t xml:space="preserve"> under asymmetric costs.</w:t>
      </w:r>
    </w:p>
    <w:p w14:paraId="3B7A0AE6" w14:textId="77777777" w:rsidR="006830B8" w:rsidRDefault="006830B8" w:rsidP="00AC0415">
      <w:pPr>
        <w:pStyle w:val="OpeningParagraph"/>
        <w:numPr>
          <w:ilvl w:val="0"/>
          <w:numId w:val="21"/>
        </w:numPr>
      </w:pPr>
      <w:r>
        <w:rPr>
          <w:b/>
          <w:bCs/>
        </w:rPr>
        <w:lastRenderedPageBreak/>
        <w:t>Asymmetric loss training effectively targets the cost-minimising quantile.</w:t>
      </w:r>
      <w:r>
        <w:t xml:space="preserve"> A feedforward neural network trained with a cost-sensitive asymmetric loss function (specifically, a non-linear variant of the pinball loss) at the appropriate quantile achieves lower expected operational cost than an L1-trained neural network baseline. The cost reduction is consistent across a wide range of synthetic cost function parameters.</w:t>
      </w:r>
    </w:p>
    <w:p w14:paraId="5400FC62" w14:textId="77777777" w:rsidR="006830B8" w:rsidRDefault="006830B8" w:rsidP="00AC0415">
      <w:pPr>
        <w:pStyle w:val="OpeningParagraph"/>
        <w:numPr>
          <w:ilvl w:val="0"/>
          <w:numId w:val="21"/>
        </w:numPr>
      </w:pPr>
      <w:r>
        <w:rPr>
          <w:b/>
          <w:bCs/>
        </w:rPr>
        <w:t>Symmetric loss is a misleading evaluation metric under asymmetric costs.</w:t>
      </w:r>
      <w:r>
        <w:t xml:space="preserve"> The L1-trained neural network achieves lower MAE than the asymmetric-loss model yet incurs higher expected operational cost. Practitioners should adopt cost-sensitive metrics such as asymmetric loss or expected operational cost for model selection and evaluation.</w:t>
      </w:r>
    </w:p>
    <w:p w14:paraId="44DF2BD8" w14:textId="77777777" w:rsidR="006830B8" w:rsidRDefault="006830B8" w:rsidP="00AC0415">
      <w:pPr>
        <w:pStyle w:val="OpeningParagraph"/>
        <w:numPr>
          <w:ilvl w:val="0"/>
          <w:numId w:val="21"/>
        </w:numPr>
      </w:pPr>
      <w:r>
        <w:rPr>
          <w:b/>
          <w:bCs/>
        </w:rPr>
        <w:t>Post-hoc calibration helps but does not substitute for cost-aware training.</w:t>
      </w:r>
      <w:r>
        <w:t xml:space="preserve"> A global affine correction fitted to the operational cost recovers much of the gap on asymmetric metrics, but cannot match a model trained end-to-end, because it cannot adapt the upward bias to the input-conditional structure of forecast error.</w:t>
      </w:r>
    </w:p>
    <w:p w14:paraId="40A1DB0E" w14:textId="786F947E" w:rsidR="006830B8" w:rsidRDefault="006830B8" w:rsidP="00AC0415">
      <w:pPr>
        <w:pStyle w:val="OpeningParagraph"/>
        <w:numPr>
          <w:ilvl w:val="0"/>
          <w:numId w:val="21"/>
        </w:numPr>
      </w:pPr>
      <w:r>
        <w:rPr>
          <w:b/>
          <w:bCs/>
        </w:rPr>
        <w:t>The approach is practical and improves on the operational forecast.</w:t>
      </w:r>
      <w:r>
        <w:t xml:space="preserve"> Our model is a small, open-source feedforward network that trains in minutes on commodity hardware. Even though predictive accuracy was not an objective of this work, it improves on the Noga operational forecast not only on cost-sensitive metrics but </w:t>
      </w:r>
      <w:del w:id="312" w:author="Or Aleksandrowicz" w:date="2026-08-08T21:54:00Z" w16du:dateUtc="2026-08-08T18:54:00Z">
        <w:r w:rsidDel="00CC686E">
          <w:delText xml:space="preserve">even under symmetric error metrics such as MSE — </w:delText>
        </w:r>
      </w:del>
      <w:ins w:id="313" w:author="Or Aleksandrowicz" w:date="2026-08-08T21:54:00Z" w16du:dateUtc="2026-08-08T18:54:00Z">
        <w:r w:rsidR="00CC686E">
          <w:t>also under symmetric error metrics such as MSE</w:t>
        </w:r>
        <w:r w:rsidR="00081AEE">
          <w:t>;</w:t>
        </w:r>
      </w:ins>
      <w:del w:id="314" w:author="Or Aleksandrowicz" w:date="2026-08-08T21:54:00Z" w16du:dateUtc="2026-08-08T18:54:00Z">
        <w:r w:rsidDel="00081AEE">
          <w:delText>and</w:delText>
        </w:r>
      </w:del>
      <w:r>
        <w:t xml:space="preserve"> we believe substantial further gains</w:t>
      </w:r>
      <w:ins w:id="315" w:author="Or Aleksandrowicz" w:date="2026-08-08T21:55:00Z" w16du:dateUtc="2026-08-08T18:55:00Z">
        <w:r w:rsidR="00081AEE">
          <w:t xml:space="preserve"> in this aspect</w:t>
        </w:r>
      </w:ins>
      <w:r>
        <w:t xml:space="preserve"> are readily achievable. Together with a demonstrated economic benefit, this makes the method realistic to adopt in practice.</w:t>
      </w:r>
    </w:p>
    <w:p w14:paraId="46DFEFA5" w14:textId="30915838" w:rsidR="006830B8" w:rsidRDefault="006830B8" w:rsidP="004269B4">
      <w:pPr>
        <w:pStyle w:val="OpeningParagraph"/>
      </w:pPr>
      <w:bookmarkStart w:id="316" w:name="X6319fd5f33796c8f66510d2bc3638ab61aa8ba7"/>
      <w:bookmarkEnd w:id="300"/>
      <w:r>
        <w:rPr>
          <w:b/>
          <w:bCs/>
        </w:rPr>
        <w:t>For market participants</w:t>
      </w:r>
      <w:r>
        <w:t xml:space="preserve"> (electricity retailers, large consumers, aggregators), the key takeaway is that standard forecasting tools optimised for MSE are likely to systematically under-procure electricity, exposing them to avoidable real-time market risk. Incorporating asymmetric cost modelling </w:t>
      </w:r>
      <w:del w:id="317" w:author="Or Aleksandrowicz" w:date="2026-08-08T21:55:00Z" w16du:dateUtc="2026-08-08T18:55:00Z">
        <w:r w:rsidDel="0074278F">
          <w:delText xml:space="preserve">— </w:delText>
        </w:r>
      </w:del>
      <w:ins w:id="318" w:author="Or Aleksandrowicz" w:date="2026-08-08T21:55:00Z" w16du:dateUtc="2026-08-08T18:55:00Z">
        <w:r w:rsidR="0074278F">
          <w:t xml:space="preserve">- </w:t>
        </w:r>
      </w:ins>
      <w:r>
        <w:t xml:space="preserve">through direct asymmetric-loss training or post-hoc quantile adjustment </w:t>
      </w:r>
      <w:del w:id="319" w:author="Or Aleksandrowicz" w:date="2026-08-08T21:55:00Z" w16du:dateUtc="2026-08-08T18:55:00Z">
        <w:r w:rsidDel="0074278F">
          <w:delText xml:space="preserve">— </w:delText>
        </w:r>
      </w:del>
      <w:ins w:id="320" w:author="Or Aleksandrowicz" w:date="2026-08-08T21:55:00Z" w16du:dateUtc="2026-08-08T18:55:00Z">
        <w:r w:rsidR="0074278F">
          <w:t xml:space="preserve">- </w:t>
        </w:r>
      </w:ins>
      <w:r>
        <w:t xml:space="preserve">can yield meaningful reductions in procurement costs with negligible </w:t>
      </w:r>
      <w:r>
        <w:lastRenderedPageBreak/>
        <w:t>additional computational overhead.</w:t>
      </w:r>
      <w:r w:rsidR="004269B4">
        <w:t xml:space="preserve"> </w:t>
      </w:r>
      <w:r>
        <w:rPr>
          <w:b/>
          <w:bCs/>
        </w:rPr>
        <w:t>For grid operators</w:t>
      </w:r>
      <w:r>
        <w:t xml:space="preserve"> (transmission system operators, independent system operators), </w:t>
      </w:r>
      <w:r w:rsidR="00132E3D">
        <w:t>this implies</w:t>
      </w:r>
      <w:r>
        <w:t xml:space="preserve"> that incentivising cost-sensitive forecasting among market participants could improve overall system reliability. If all participants systematically under-forecast demand, the system operator faces persistent shortfalls in committed reserves. Regulatory frameworks that reward forecast accuracy measured by cost-sensitive metrics, rather than MSE, would align private incentives with system reliability objectives.</w:t>
      </w:r>
      <w:r w:rsidR="004269B4">
        <w:t xml:space="preserve"> </w:t>
      </w:r>
      <w:r>
        <w:rPr>
          <w:b/>
          <w:bCs/>
        </w:rPr>
        <w:t>For policymakers</w:t>
      </w:r>
      <w:r>
        <w:t>, our results support the inclusion of cost-sensitive forecasting requirements in market design rules. For example, mandatory reporting of asymmetric (pinball) loss at relevant quantiles, alongside MSE, would provide a richer picture of forecast quality that better reflects operational costs.</w:t>
      </w:r>
    </w:p>
    <w:p w14:paraId="17F95E77" w14:textId="77777777" w:rsidR="006830B8" w:rsidRDefault="006830B8" w:rsidP="006830B8">
      <w:pPr>
        <w:pStyle w:val="Heading2"/>
        <w:rPr>
          <w:ins w:id="321" w:author="Or Aleksandrowicz" w:date="2026-08-08T21:56:00Z" w16du:dateUtc="2026-08-08T18:56:00Z"/>
          <w:lang w:val="en-US"/>
        </w:rPr>
      </w:pPr>
      <w:bookmarkStart w:id="322" w:name="_Toc236589761"/>
      <w:bookmarkStart w:id="323" w:name="limitations"/>
      <w:bookmarkEnd w:id="316"/>
      <w:r>
        <w:t>Limitations</w:t>
      </w:r>
      <w:bookmarkEnd w:id="322"/>
    </w:p>
    <w:p w14:paraId="2C75A154" w14:textId="2CF4CDAD" w:rsidR="00CC37A8" w:rsidRPr="00CC37A8" w:rsidRDefault="00CC37A8">
      <w:pPr>
        <w:pStyle w:val="OpeningParagraph"/>
        <w:rPr>
          <w:lang w:val="en-US"/>
          <w:rPrChange w:id="324" w:author="Or Aleksandrowicz" w:date="2026-08-08T21:56:00Z" w16du:dateUtc="2026-08-08T18:56:00Z">
            <w:rPr/>
          </w:rPrChange>
        </w:rPr>
        <w:pPrChange w:id="325" w:author="Or Aleksandrowicz" w:date="2026-08-08T21:56:00Z" w16du:dateUtc="2026-08-08T18:56:00Z">
          <w:pPr>
            <w:pStyle w:val="Heading2"/>
          </w:pPr>
        </w:pPrChange>
      </w:pPr>
      <w:ins w:id="326" w:author="Or Aleksandrowicz" w:date="2026-08-08T21:56:00Z" w16du:dateUtc="2026-08-08T18:56:00Z">
        <w:r>
          <w:rPr>
            <w:lang w:val="en-US" w:bidi="he-IL"/>
          </w:rPr>
          <w:t>Along</w:t>
        </w:r>
        <w:r w:rsidR="00E63576">
          <w:rPr>
            <w:lang w:val="en-US" w:bidi="he-IL"/>
          </w:rPr>
          <w:t xml:space="preserve"> with these </w:t>
        </w:r>
      </w:ins>
      <w:ins w:id="327" w:author="Or Aleksandrowicz" w:date="2026-08-08T21:57:00Z" w16du:dateUtc="2026-08-08T18:57:00Z">
        <w:r w:rsidR="00EF446D">
          <w:rPr>
            <w:lang w:val="en-US" w:bidi="he-IL"/>
          </w:rPr>
          <w:t xml:space="preserve">positive </w:t>
        </w:r>
      </w:ins>
      <w:ins w:id="328" w:author="Or Aleksandrowicz" w:date="2026-08-08T21:56:00Z" w16du:dateUtc="2026-08-08T18:56:00Z">
        <w:r w:rsidR="00E63576">
          <w:rPr>
            <w:lang w:val="en-US" w:bidi="he-IL"/>
          </w:rPr>
          <w:t xml:space="preserve">findings, this work </w:t>
        </w:r>
      </w:ins>
      <w:ins w:id="329" w:author="Or Aleksandrowicz" w:date="2026-08-08T21:57:00Z" w16du:dateUtc="2026-08-08T18:57:00Z">
        <w:r w:rsidR="00EF446D">
          <w:rPr>
            <w:lang w:val="en-US" w:bidi="he-IL"/>
          </w:rPr>
          <w:t>also has several limitations, as follows:</w:t>
        </w:r>
      </w:ins>
    </w:p>
    <w:p w14:paraId="54A9C6AF" w14:textId="77777777" w:rsidR="006830B8" w:rsidRDefault="006830B8" w:rsidP="00CB08D6">
      <w:pPr>
        <w:pStyle w:val="OpeningParagraph"/>
        <w:numPr>
          <w:ilvl w:val="0"/>
          <w:numId w:val="22"/>
        </w:numPr>
      </w:pPr>
      <w:r>
        <w:rPr>
          <w:b/>
          <w:bCs/>
        </w:rPr>
        <w:t>Synthetic cost functions.</w:t>
      </w:r>
      <w:r>
        <w:t xml:space="preserve"> Since we do not have access to actual cost data from the Israeli electricity market, all cost evaluations rely on synthetic functions that satisfy qualitative constraints. The results may not precisely reflect actual market costs.</w:t>
      </w:r>
    </w:p>
    <w:p w14:paraId="1037FE0B" w14:textId="0BF00172" w:rsidR="006830B8" w:rsidRDefault="006830B8" w:rsidP="00CB08D6">
      <w:pPr>
        <w:pStyle w:val="OpeningParagraph"/>
        <w:numPr>
          <w:ilvl w:val="0"/>
          <w:numId w:val="22"/>
        </w:numPr>
      </w:pPr>
      <w:r>
        <w:rPr>
          <w:b/>
          <w:bCs/>
        </w:rPr>
        <w:t>Time-invariant cost asymmetry.</w:t>
      </w:r>
      <w:r>
        <w:t xml:space="preserve"> Although our model operates at fine (5-minute) granularity, we treat the cost asymmetry as constant across the day. In practice, markets clear at sub-hourly intervals</w:t>
      </w:r>
      <w:r w:rsidR="00D03195">
        <w:t xml:space="preserve">, and cost asymmetry </w:t>
      </w:r>
      <w:r>
        <w:t>may vary significantly across hours of the day.</w:t>
      </w:r>
    </w:p>
    <w:p w14:paraId="4F19B700" w14:textId="77777777" w:rsidR="006830B8" w:rsidRDefault="006830B8" w:rsidP="00CB08D6">
      <w:pPr>
        <w:pStyle w:val="OpeningParagraph"/>
        <w:numPr>
          <w:ilvl w:val="0"/>
          <w:numId w:val="22"/>
        </w:numPr>
      </w:pPr>
      <w:r>
        <w:rPr>
          <w:b/>
          <w:bCs/>
        </w:rPr>
        <w:t>Point forecasts only.</w:t>
      </w:r>
      <w:r>
        <w:t xml:space="preserve"> Our neural network produces a single scalar forecast at the target quantile. A richer approach would estimate the full predictive distribution, enabling uncertainty quantification and adaptive quantile selection.</w:t>
      </w:r>
    </w:p>
    <w:p w14:paraId="288E4E06" w14:textId="5262652D" w:rsidR="006830B8" w:rsidRDefault="006830B8" w:rsidP="00CB08D6">
      <w:pPr>
        <w:pStyle w:val="OpeningParagraph"/>
        <w:numPr>
          <w:ilvl w:val="0"/>
          <w:numId w:val="22"/>
        </w:numPr>
      </w:pPr>
      <w:r>
        <w:rPr>
          <w:b/>
          <w:bCs/>
        </w:rPr>
        <w:t>Fixed cost ratio.</w:t>
      </w:r>
      <w:r>
        <w:t xml:space="preserve"> We assume that </w:t>
      </w:r>
      <m:oMath>
        <m:sSub>
          <m:sSubPr>
            <m:ctrlPr>
              <w:rPr>
                <w:rFonts w:ascii="Cambria Math" w:hAnsi="Cambria Math"/>
              </w:rPr>
            </m:ctrlPr>
          </m:sSubPr>
          <m:e>
            <m:r>
              <w:rPr>
                <w:rFonts w:ascii="Cambria Math" w:hAnsi="Cambria Math"/>
              </w:rPr>
              <m:t>c</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o</m:t>
            </m:r>
          </m:sub>
        </m:sSub>
      </m:oMath>
      <w:r>
        <w:t xml:space="preserve"> is constant over time. In practice</w:t>
      </w:r>
      <w:r w:rsidR="00D03195">
        <w:t>,</w:t>
      </w:r>
      <w:r>
        <w:t xml:space="preserve"> the relative costs may vary with fuel prices, demand levels, and seasonal reserve availability.</w:t>
      </w:r>
    </w:p>
    <w:p w14:paraId="7653F98B" w14:textId="77777777" w:rsidR="006830B8" w:rsidRDefault="006830B8" w:rsidP="006830B8">
      <w:pPr>
        <w:pStyle w:val="Heading2"/>
      </w:pPr>
      <w:bookmarkStart w:id="330" w:name="_Toc236589762"/>
      <w:bookmarkStart w:id="331" w:name="directions-for-future-research"/>
      <w:bookmarkEnd w:id="323"/>
      <w:r>
        <w:t>Directions for Future Research</w:t>
      </w:r>
      <w:bookmarkEnd w:id="330"/>
    </w:p>
    <w:p w14:paraId="0E9940A3" w14:textId="77777777" w:rsidR="006830B8" w:rsidRDefault="006830B8" w:rsidP="00143E21">
      <w:pPr>
        <w:pStyle w:val="OpeningParagraph"/>
        <w:numPr>
          <w:ilvl w:val="0"/>
          <w:numId w:val="23"/>
        </w:numPr>
      </w:pPr>
      <w:r>
        <w:rPr>
          <w:b/>
          <w:bCs/>
        </w:rPr>
        <w:lastRenderedPageBreak/>
        <w:t>Distributional forecasting.</w:t>
      </w:r>
      <w:r>
        <w:t xml:space="preserve"> Training models to output full predictive distributions (via normalising flows, conformal prediction, or Bayesian deep learning) would enable the optimal quantile to be selected adaptively as a function of current cost parameters. We regard this, rather than training against a fixed cost function, as the proper long-term formulation of the problem, for the reasons set out in the concluding remarks below.</w:t>
      </w:r>
    </w:p>
    <w:p w14:paraId="28515980" w14:textId="77777777" w:rsidR="006830B8" w:rsidRDefault="006830B8" w:rsidP="00143E21">
      <w:pPr>
        <w:pStyle w:val="OpeningParagraph"/>
        <w:numPr>
          <w:ilvl w:val="0"/>
          <w:numId w:val="23"/>
        </w:numPr>
      </w:pPr>
      <w:r>
        <w:rPr>
          <w:b/>
          <w:bCs/>
        </w:rPr>
        <w:t>Nonlinear and non-smooth cost functions.</w:t>
      </w:r>
      <w:r>
        <w:t xml:space="preserve"> Step-function or tiered cost structures require optimisation approaches beyond the pinball loss, such as distributionally robust optimisation or stochastic programming.</w:t>
      </w:r>
    </w:p>
    <w:p w14:paraId="53E34463" w14:textId="77777777" w:rsidR="006830B8" w:rsidRDefault="006830B8" w:rsidP="00143E21">
      <w:pPr>
        <w:pStyle w:val="OpeningParagraph"/>
        <w:numPr>
          <w:ilvl w:val="0"/>
          <w:numId w:val="23"/>
        </w:numPr>
      </w:pPr>
      <w:r>
        <w:rPr>
          <w:b/>
          <w:bCs/>
        </w:rPr>
        <w:t>Online and adaptive learning.</w:t>
      </w:r>
      <w:r>
        <w:t xml:space="preserve"> Adaptive algorithms that update the forecasting model in real time as market conditions change would be valuable for practical deployment.</w:t>
      </w:r>
    </w:p>
    <w:p w14:paraId="50C36F58" w14:textId="625E6065" w:rsidR="006830B8" w:rsidRDefault="006830B8" w:rsidP="00143E21">
      <w:pPr>
        <w:pStyle w:val="OpeningParagraph"/>
        <w:numPr>
          <w:ilvl w:val="0"/>
          <w:numId w:val="23"/>
        </w:numPr>
      </w:pPr>
      <w:r>
        <w:rPr>
          <w:b/>
          <w:bCs/>
        </w:rPr>
        <w:t>Richer temporal modelling and time-varying cost asymmetry.</w:t>
      </w:r>
      <w:r>
        <w:t xml:space="preserve"> Our model already operates at fine (5-minute) granularity but treats each target slot largely independently and assumes a constant cost ratio. Explicitly modelling intra-day and cross-day demand dynamics</w:t>
      </w:r>
      <w:ins w:id="332" w:author="Or Aleksandrowicz" w:date="2026-08-08T21:59:00Z" w16du:dateUtc="2026-08-08T18:59:00Z">
        <w:r w:rsidR="00E72586">
          <w:t>,</w:t>
        </w:r>
      </w:ins>
      <w:del w:id="333" w:author="Or Aleksandrowicz" w:date="2026-08-08T21:59:00Z" w16du:dateUtc="2026-08-08T18:59:00Z">
        <w:r w:rsidDel="00E72586">
          <w:delText xml:space="preserve"> — </w:delText>
        </w:r>
      </w:del>
      <w:ins w:id="334" w:author="Or Aleksandrowicz" w:date="2026-08-08T21:59:00Z" w16du:dateUtc="2026-08-08T18:59:00Z">
        <w:r w:rsidR="00E72586">
          <w:t xml:space="preserve"> </w:t>
        </w:r>
      </w:ins>
      <w:r>
        <w:t>for example with Transformer architectures </w:t>
      </w:r>
      <w:r w:rsidR="00A24FDE">
        <w:fldChar w:fldCharType="begin"/>
      </w:r>
      <w:r w:rsidR="00A24FDE">
        <w:instrText xml:space="preserve"> ADDIN EN.CITE &lt;EndNote&gt;&lt;Cite&gt;&lt;Author&gt;Vaswani&lt;/Author&gt;&lt;Year&gt;2017&lt;/Year&gt;&lt;RecNum&gt;11138&lt;/RecNum&gt;&lt;DisplayText&gt;(Vaswani et al., 2017)&lt;/DisplayText&gt;&lt;record&gt;&lt;rec-number&gt;11138&lt;/rec-number&gt;&lt;foreign-keys&gt;&lt;key app="EN" db-id="xe0xrpetqz2ddle999axs9sqz5x9xaevww9v" timestamp="1785688100" guid="7aa7c7d4-bf67-4313-92cf-507bc42299a0"&gt;11138&lt;/key&gt;&lt;/foreign-keys&gt;&lt;ref-type name="Conference Paper"&gt;47&lt;/ref-type&gt;&lt;contributors&gt;&lt;authors&gt;&lt;author&gt;Vaswani, Ashish&lt;/author&gt;&lt;author&gt;Shazeer, Noam&lt;/author&gt;&lt;author&gt;Parmar, Niki&lt;/author&gt;&lt;author&gt;Uszkoreit, Jakob&lt;/author&gt;&lt;author&gt;Jones, Llion&lt;/author&gt;&lt;author&gt;Gomez, Aidan N.&lt;/author&gt;&lt;author&gt;Kaiser, Lukasz&lt;/author&gt;&lt;author&gt;Polosukhin, Illia&lt;/author&gt;&lt;/authors&gt;&lt;/contributors&gt;&lt;titles&gt;&lt;title&gt;Attention is All You Need&lt;/title&gt;&lt;secondary-title&gt;31st Conference on Neural Information Processing Systems&lt;/secondary-title&gt;&lt;/titles&gt;&lt;dates&gt;&lt;year&gt;2017&lt;/year&gt;&lt;/dates&gt;&lt;pub-location&gt;Long Beach, CA&lt;/pub-location&gt;&lt;urls&gt;&lt;/urls&gt;&lt;/record&gt;&lt;/Cite&gt;&lt;/EndNote&gt;</w:instrText>
      </w:r>
      <w:r w:rsidR="00A24FDE">
        <w:fldChar w:fldCharType="separate"/>
      </w:r>
      <w:r w:rsidR="00A24FDE">
        <w:rPr>
          <w:noProof/>
        </w:rPr>
        <w:t>(Vaswani et al., 2017)</w:t>
      </w:r>
      <w:r w:rsidR="00A24FDE">
        <w:fldChar w:fldCharType="end"/>
      </w:r>
      <w:r>
        <w:t xml:space="preserve"> or temporal convolutional networks</w:t>
      </w:r>
      <w:ins w:id="335" w:author="Or Aleksandrowicz" w:date="2026-08-08T21:59:00Z" w16du:dateUtc="2026-08-08T18:59:00Z">
        <w:r w:rsidR="00E72586">
          <w:t>,</w:t>
        </w:r>
      </w:ins>
      <w:del w:id="336" w:author="Or Aleksandrowicz" w:date="2026-08-08T21:59:00Z" w16du:dateUtc="2026-08-08T18:59:00Z">
        <w:r w:rsidDel="00E72586">
          <w:delText xml:space="preserve"> — </w:delText>
        </w:r>
      </w:del>
      <w:ins w:id="337" w:author="Or Aleksandrowicz" w:date="2026-08-08T21:59:00Z" w16du:dateUtc="2026-08-08T18:59:00Z">
        <w:r w:rsidR="00E72586">
          <w:t xml:space="preserve"> </w:t>
        </w:r>
      </w:ins>
      <w:r>
        <w:t>together with a cost asymmetry that varies by hour of the day, could better exploit the structured hour-of-week error pattern documented in Section </w:t>
      </w:r>
      <w:hyperlink w:anchor="sec:forecast-error-dist">
        <w:r>
          <w:rPr>
            <w:rStyle w:val="Hyperlink"/>
          </w:rPr>
          <w:t>3.1.2</w:t>
        </w:r>
      </w:hyperlink>
      <w:r>
        <w:t>.</w:t>
      </w:r>
    </w:p>
    <w:p w14:paraId="74935397" w14:textId="77777777" w:rsidR="006830B8" w:rsidRDefault="006830B8" w:rsidP="00143E21">
      <w:pPr>
        <w:pStyle w:val="OpeningParagraph"/>
        <w:numPr>
          <w:ilvl w:val="0"/>
          <w:numId w:val="23"/>
        </w:numPr>
      </w:pPr>
      <w:r>
        <w:rPr>
          <w:b/>
          <w:bCs/>
        </w:rPr>
        <w:t>Multi-product forecasting.</w:t>
      </w:r>
      <w:r>
        <w:t xml:space="preserve"> In practice, electricity retailers must manage procurement across multiple products (day-ahead energy, reserves, ancillary services) with correlated costs and demands. A joint cost-sensitive forecasting framework would be a substantial extension.</w:t>
      </w:r>
    </w:p>
    <w:p w14:paraId="52FAB2C7" w14:textId="77777777" w:rsidR="006830B8" w:rsidRDefault="006830B8" w:rsidP="00143E21">
      <w:pPr>
        <w:pStyle w:val="OpeningParagraph"/>
        <w:numPr>
          <w:ilvl w:val="0"/>
          <w:numId w:val="23"/>
        </w:numPr>
      </w:pPr>
      <w:r>
        <w:rPr>
          <w:b/>
          <w:bCs/>
        </w:rPr>
        <w:t>Real cost data.</w:t>
      </w:r>
      <w:r>
        <w:t xml:space="preserve"> Collaboration with market participants or operators to obtain actual cost data would enable precise calibration and remove the need for synthetic cost functions.</w:t>
      </w:r>
    </w:p>
    <w:p w14:paraId="76A95DEC" w14:textId="77777777" w:rsidR="006830B8" w:rsidRDefault="006830B8" w:rsidP="006830B8">
      <w:pPr>
        <w:pStyle w:val="Heading2"/>
      </w:pPr>
      <w:bookmarkStart w:id="338" w:name="_Toc236589763"/>
      <w:bookmarkStart w:id="339" w:name="concluding-remarks"/>
      <w:bookmarkEnd w:id="331"/>
      <w:r>
        <w:t>Concluding Remarks</w:t>
      </w:r>
      <w:bookmarkEnd w:id="338"/>
    </w:p>
    <w:p w14:paraId="5A851A92" w14:textId="107B7032" w:rsidR="006830B8" w:rsidRDefault="006830B8" w:rsidP="009A1B22">
      <w:pPr>
        <w:pStyle w:val="OpeningParagraph"/>
      </w:pPr>
      <w:r>
        <w:lastRenderedPageBreak/>
        <w:t>Electricity demand forecasting sits at the intersection of time series analysis, optimisation under uncertainty, and energy economics. As markets become more complex</w:t>
      </w:r>
      <w:ins w:id="340" w:author="Or Aleksandrowicz" w:date="2026-08-08T22:00:00Z" w16du:dateUtc="2026-08-08T19:00:00Z">
        <w:r w:rsidR="008772B1">
          <w:t>,</w:t>
        </w:r>
      </w:ins>
      <w:del w:id="341" w:author="Or Aleksandrowicz" w:date="2026-08-08T22:00:00Z" w16du:dateUtc="2026-08-08T19:00:00Z">
        <w:r w:rsidDel="008772B1">
          <w:delText xml:space="preserve"> —</w:delText>
        </w:r>
      </w:del>
      <w:r>
        <w:t xml:space="preserve"> driven by variable renewable energy, demand response, and distributed storage</w:t>
      </w:r>
      <w:del w:id="342" w:author="Or Aleksandrowicz" w:date="2026-08-08T22:00:00Z" w16du:dateUtc="2026-08-08T19:00:00Z">
        <w:r w:rsidDel="008772B1">
          <w:delText xml:space="preserve"> —</w:delText>
        </w:r>
      </w:del>
      <w:ins w:id="343" w:author="Or Aleksandrowicz" w:date="2026-08-08T22:00:00Z" w16du:dateUtc="2026-08-08T19:00:00Z">
        <w:r w:rsidR="008772B1">
          <w:t>,</w:t>
        </w:r>
      </w:ins>
      <w:r>
        <w:t xml:space="preserve"> the costs of forecast errors are likely to increase, making cost-sensitive forecasting ever more important.</w:t>
      </w:r>
    </w:p>
    <w:p w14:paraId="3F594C59" w14:textId="5628DAC1" w:rsidR="006830B8" w:rsidRDefault="006830B8" w:rsidP="009A1B22">
      <w:pPr>
        <w:pStyle w:val="IndentParagraph"/>
      </w:pPr>
      <w:r>
        <w:t xml:space="preserve">This work demonstrates that a conceptually simple modification </w:t>
      </w:r>
      <w:del w:id="344" w:author="Or Aleksandrowicz" w:date="2026-08-08T22:00:00Z" w16du:dateUtc="2026-08-08T19:00:00Z">
        <w:r w:rsidDel="00837A0A">
          <w:delText xml:space="preserve">— </w:delText>
        </w:r>
      </w:del>
      <w:ins w:id="345" w:author="Or Aleksandrowicz" w:date="2026-08-08T22:00:00Z" w16du:dateUtc="2026-08-08T19:00:00Z">
        <w:r w:rsidR="00837A0A">
          <w:t xml:space="preserve">- </w:t>
        </w:r>
      </w:ins>
      <w:r>
        <w:t xml:space="preserve">replacing the MSE training objective with a cost-sensitive asymmetric loss function (specifically, a non-linear variant of the pinball loss at the cost-minimising quantile) </w:t>
      </w:r>
      <w:del w:id="346" w:author="Or Aleksandrowicz" w:date="2026-08-08T22:00:00Z" w16du:dateUtc="2026-08-08T19:00:00Z">
        <w:r w:rsidDel="00837A0A">
          <w:delText xml:space="preserve">— </w:delText>
        </w:r>
      </w:del>
      <w:ins w:id="347" w:author="Or Aleksandrowicz" w:date="2026-08-08T22:00:00Z" w16du:dateUtc="2026-08-08T19:00:00Z">
        <w:r w:rsidR="00837A0A">
          <w:t xml:space="preserve">- </w:t>
        </w:r>
      </w:ins>
      <w:r>
        <w:t>leads to meaningful improvements in operational performance without sacrificing computational tractability.</w:t>
      </w:r>
    </w:p>
    <w:p w14:paraId="5FD2CF17" w14:textId="20C9BC56" w:rsidR="006830B8" w:rsidDel="0083126D" w:rsidRDefault="006830B8" w:rsidP="009A1B22">
      <w:pPr>
        <w:pStyle w:val="IndentParagraph"/>
        <w:rPr>
          <w:del w:id="348" w:author="Or Aleksandrowicz" w:date="2026-08-08T22:01:00Z" w16du:dateUtc="2026-08-08T19:01:00Z"/>
        </w:rPr>
      </w:pPr>
      <w:r>
        <w:t xml:space="preserve">We stress, however, that training against a </w:t>
      </w:r>
      <w:r>
        <w:rPr>
          <w:i/>
          <w:iCs/>
        </w:rPr>
        <w:t>predefined, fixed</w:t>
      </w:r>
      <w:r>
        <w:t xml:space="preserve"> cost function is not the solution we ultimately advocate. It couples the learned model to one particular cost structure, so that a change in the cost ratio</w:t>
      </w:r>
      <w:ins w:id="349" w:author="Or Aleksandrowicz" w:date="2026-08-08T22:01:00Z" w16du:dateUtc="2026-08-08T19:01:00Z">
        <w:r w:rsidR="00837A0A">
          <w:t>,</w:t>
        </w:r>
      </w:ins>
      <w:del w:id="350" w:author="Or Aleksandrowicz" w:date="2026-08-08T22:01:00Z" w16du:dateUtc="2026-08-08T19:01:00Z">
        <w:r w:rsidDel="00837A0A">
          <w:delText xml:space="preserve"> —</w:delText>
        </w:r>
      </w:del>
      <w:r>
        <w:t xml:space="preserve"> driven by fuel prices, reserve availability, or the time of day</w:t>
      </w:r>
      <w:del w:id="351" w:author="Or Aleksandrowicz" w:date="2026-08-08T22:01:00Z" w16du:dateUtc="2026-08-08T19:01:00Z">
        <w:r w:rsidDel="00837A0A">
          <w:delText xml:space="preserve"> —</w:delText>
        </w:r>
      </w:del>
      <w:ins w:id="352" w:author="Or Aleksandrowicz" w:date="2026-08-08T22:01:00Z" w16du:dateUtc="2026-08-08T19:01:00Z">
        <w:r w:rsidR="00837A0A">
          <w:t>,</w:t>
        </w:r>
      </w:ins>
      <w:r>
        <w:t xml:space="preserve"> in principle requires retraining, and it collapses the rich uncertainty in future demand into a single quantile chosen in advance. We view it as one useful step in the right direction rather than the destination. The desired formulation, in our view, is to </w:t>
      </w:r>
      <w:r>
        <w:rPr>
          <w:i/>
          <w:iCs/>
        </w:rPr>
        <w:t>decouple estimation from decision-making</w:t>
      </w:r>
      <w:r>
        <w:t xml:space="preserve">: first predict the full </w:t>
      </w:r>
      <w:r>
        <w:rPr>
          <w:i/>
          <w:iCs/>
        </w:rPr>
        <w:t>conditional distribution</w:t>
      </w:r>
      <w:r>
        <w:t xml:space="preserve"> of demand given the available features, and then, at decision time, optimise the procurement quantity against whatever cost function currently prevails. This separation would let a single trained model serve any cost structure, adapt the optimal bias to the input-conditional uncertainty of each slot, and expose the full distribution for downstream risk-aware decisions. Realising it is the main direction of our future work.</w:t>
      </w:r>
    </w:p>
    <w:p w14:paraId="355FA09D" w14:textId="27CECDCD" w:rsidR="006830B8" w:rsidRDefault="0083126D" w:rsidP="0083126D">
      <w:pPr>
        <w:pStyle w:val="IndentParagraph"/>
      </w:pPr>
      <w:ins w:id="353" w:author="Or Aleksandrowicz" w:date="2026-08-08T22:01:00Z" w16du:dateUtc="2026-08-08T19:01:00Z">
        <w:r>
          <w:t xml:space="preserve"> </w:t>
        </w:r>
      </w:ins>
      <w:r w:rsidR="006830B8">
        <w:t>We hope these findings contribute to a broader shift towards cost-aware forecasting practices in the electricity industry and stimulate further research at the intersection of machine learning and energy systems optimisation.</w:t>
      </w:r>
    </w:p>
    <w:p w14:paraId="1D5CB41C" w14:textId="77777777" w:rsidR="001E2A1D" w:rsidRDefault="001E2A1D" w:rsidP="009A1B22">
      <w:pPr>
        <w:pStyle w:val="IndentParagraph"/>
      </w:pPr>
    </w:p>
    <w:p w14:paraId="26315EBA" w14:textId="366CEEAF" w:rsidR="001E2A1D" w:rsidRDefault="00B15542" w:rsidP="001E2A1D">
      <w:pPr>
        <w:pStyle w:val="Heading1"/>
        <w:rPr>
          <w:ins w:id="354" w:author="Or Aleksandrowicz" w:date="2026-08-08T21:48:00Z" w16du:dateUtc="2026-08-08T18:48:00Z"/>
        </w:rPr>
      </w:pPr>
      <w:r>
        <w:t>Funding</w:t>
      </w:r>
    </w:p>
    <w:p w14:paraId="75963D59" w14:textId="3FD55B02" w:rsidR="00F323F3" w:rsidRPr="00CA0537" w:rsidRDefault="00F323F3">
      <w:pPr>
        <w:pStyle w:val="OpeningParagraph"/>
        <w:pPrChange w:id="355" w:author="Or Aleksandrowicz" w:date="2026-08-08T21:48:00Z" w16du:dateUtc="2026-08-08T18:48:00Z">
          <w:pPr>
            <w:pStyle w:val="Heading1"/>
          </w:pPr>
        </w:pPrChange>
      </w:pPr>
      <w:ins w:id="356" w:author="Or Aleksandrowicz" w:date="2026-08-08T21:48:00Z" w16du:dateUtc="2026-08-08T18:48:00Z">
        <w:r>
          <w:rPr>
            <w:lang w:val="en-US" w:bidi="he-IL"/>
          </w:rPr>
          <w:lastRenderedPageBreak/>
          <w:t>This work was funded by Israel</w:t>
        </w:r>
        <w:r w:rsidR="00A50F60">
          <w:rPr>
            <w:lang w:val="en-US" w:bidi="he-IL"/>
          </w:rPr>
          <w:t xml:space="preserve">’s Ministry of </w:t>
        </w:r>
      </w:ins>
      <w:ins w:id="357" w:author="Or Aleksandrowicz" w:date="2026-08-08T21:49:00Z" w16du:dateUtc="2026-08-08T18:49:00Z">
        <w:r w:rsidR="00A50F60">
          <w:rPr>
            <w:lang w:val="en-US" w:bidi="he-IL"/>
          </w:rPr>
          <w:t xml:space="preserve">Energy and </w:t>
        </w:r>
      </w:ins>
      <w:ins w:id="358" w:author="Or Aleksandrowicz" w:date="2026-08-08T21:48:00Z" w16du:dateUtc="2026-08-08T18:48:00Z">
        <w:r w:rsidR="00A50F60">
          <w:rPr>
            <w:lang w:val="en-US" w:bidi="he-IL"/>
          </w:rPr>
          <w:t>Inf</w:t>
        </w:r>
      </w:ins>
      <w:ins w:id="359" w:author="Or Aleksandrowicz" w:date="2026-08-08T21:49:00Z" w16du:dateUtc="2026-08-08T18:49:00Z">
        <w:r w:rsidR="00A50F60">
          <w:rPr>
            <w:lang w:val="en-US" w:bidi="he-IL"/>
          </w:rPr>
          <w:t xml:space="preserve">rastructure, grant number </w:t>
        </w:r>
      </w:ins>
      <w:ins w:id="360" w:author="Or Aleksandrowicz" w:date="2026-08-08T21:51:00Z" w16du:dateUtc="2026-08-08T18:51:00Z">
        <w:r w:rsidR="00FC53B0" w:rsidRPr="00FC53B0">
          <w:rPr>
            <w:lang w:val="en-US" w:bidi="he-IL"/>
          </w:rPr>
          <w:t>223-11-056</w:t>
        </w:r>
        <w:r w:rsidR="00FC53B0">
          <w:rPr>
            <w:lang w:val="en-US" w:bidi="he-IL"/>
          </w:rPr>
          <w:t>.</w:t>
        </w:r>
      </w:ins>
    </w:p>
    <w:bookmarkEnd w:id="299"/>
    <w:bookmarkEnd w:id="339"/>
    <w:p w14:paraId="054467E4" w14:textId="77777777" w:rsidR="0039613D" w:rsidRDefault="0039613D">
      <w:pPr>
        <w:spacing w:before="0" w:after="0" w:line="240" w:lineRule="auto"/>
        <w:jc w:val="left"/>
        <w:rPr>
          <w:b/>
          <w:bCs/>
          <w:sz w:val="36"/>
          <w:szCs w:val="36"/>
          <w:lang w:val="en-US"/>
        </w:rPr>
      </w:pPr>
      <w:r>
        <w:br w:type="page"/>
      </w:r>
    </w:p>
    <w:p w14:paraId="35E7CA05" w14:textId="73EA7982" w:rsidR="004B579E" w:rsidRDefault="004B579E" w:rsidP="004A4E57">
      <w:pPr>
        <w:pStyle w:val="Heading1"/>
      </w:pPr>
      <w:r>
        <w:lastRenderedPageBreak/>
        <w:t>References</w:t>
      </w:r>
    </w:p>
    <w:p w14:paraId="0CB9D655" w14:textId="4A4D34B4" w:rsidR="00A24FDE" w:rsidRPr="0039613D" w:rsidRDefault="005766F7" w:rsidP="00B10688">
      <w:pPr>
        <w:pStyle w:val="EndNoteBibliography"/>
      </w:pPr>
      <w:r w:rsidRPr="0039613D">
        <w:fldChar w:fldCharType="begin"/>
      </w:r>
      <w:r w:rsidRPr="0039613D">
        <w:instrText xml:space="preserve"> ADDIN EN.REFLIST </w:instrText>
      </w:r>
      <w:r w:rsidRPr="0039613D">
        <w:fldChar w:fldCharType="separate"/>
      </w:r>
      <w:r w:rsidR="00A24FDE" w:rsidRPr="0039613D">
        <w:t xml:space="preserve">Arrow, K. J., Harris, T., &amp; Marschak, J. (1951). Optimal Inventory Policy. </w:t>
      </w:r>
      <w:r w:rsidR="00A24FDE" w:rsidRPr="0039613D">
        <w:rPr>
          <w:i/>
        </w:rPr>
        <w:t>Econometrica</w:t>
      </w:r>
      <w:r w:rsidR="00A24FDE" w:rsidRPr="0039613D">
        <w:t>,</w:t>
      </w:r>
      <w:r w:rsidR="00A24FDE" w:rsidRPr="0039613D">
        <w:rPr>
          <w:i/>
        </w:rPr>
        <w:t xml:space="preserve"> 19</w:t>
      </w:r>
      <w:r w:rsidR="00A24FDE" w:rsidRPr="0039613D">
        <w:t xml:space="preserve">(3). </w:t>
      </w:r>
      <w:hyperlink r:id="rId20" w:history="1">
        <w:r w:rsidR="00A24FDE" w:rsidRPr="0039613D">
          <w:rPr>
            <w:rStyle w:val="Hyperlink"/>
          </w:rPr>
          <w:t>https://doi.org/10.2307/1906813</w:t>
        </w:r>
      </w:hyperlink>
      <w:r w:rsidR="00A24FDE" w:rsidRPr="0039613D">
        <w:t xml:space="preserve"> </w:t>
      </w:r>
    </w:p>
    <w:p w14:paraId="59BB5B6D" w14:textId="7807F18E" w:rsidR="00A24FDE" w:rsidRPr="0039613D" w:rsidRDefault="00A24FDE" w:rsidP="00B10688">
      <w:pPr>
        <w:pStyle w:val="EndNoteBibliography"/>
      </w:pPr>
      <w:r w:rsidRPr="0039613D">
        <w:t xml:space="preserve">Christoffersen, P. F., &amp; Diebold, F. X. (2009). Optimal Prediction Under Asymmetric Loss. </w:t>
      </w:r>
      <w:r w:rsidRPr="0039613D">
        <w:rPr>
          <w:i/>
        </w:rPr>
        <w:t>Econometric Theory</w:t>
      </w:r>
      <w:r w:rsidRPr="0039613D">
        <w:t>,</w:t>
      </w:r>
      <w:r w:rsidRPr="0039613D">
        <w:rPr>
          <w:i/>
        </w:rPr>
        <w:t xml:space="preserve"> 13</w:t>
      </w:r>
      <w:r w:rsidRPr="0039613D">
        <w:t xml:space="preserve">(6), 808–817. </w:t>
      </w:r>
      <w:hyperlink r:id="rId21" w:history="1">
        <w:r w:rsidRPr="0039613D">
          <w:rPr>
            <w:rStyle w:val="Hyperlink"/>
          </w:rPr>
          <w:t>https://doi.org/10.1017/s0266466600006277</w:t>
        </w:r>
      </w:hyperlink>
      <w:r w:rsidRPr="0039613D">
        <w:t xml:space="preserve"> </w:t>
      </w:r>
    </w:p>
    <w:p w14:paraId="79259060" w14:textId="61BE8DC7" w:rsidR="00A24FDE" w:rsidRPr="0039613D" w:rsidRDefault="00A24FDE" w:rsidP="00B10688">
      <w:pPr>
        <w:pStyle w:val="EndNoteBibliography"/>
      </w:pPr>
      <w:r w:rsidRPr="0039613D">
        <w:t xml:space="preserve">Hong, T., &amp; Fan, S. (2016). Probabilistic electric load forecasting: A tutorial review. </w:t>
      </w:r>
      <w:r w:rsidRPr="0039613D">
        <w:rPr>
          <w:i/>
        </w:rPr>
        <w:t>International Journal of Forecasting</w:t>
      </w:r>
      <w:r w:rsidRPr="0039613D">
        <w:t>,</w:t>
      </w:r>
      <w:r w:rsidRPr="0039613D">
        <w:rPr>
          <w:i/>
        </w:rPr>
        <w:t xml:space="preserve"> 32</w:t>
      </w:r>
      <w:r w:rsidRPr="0039613D">
        <w:t xml:space="preserve">(3), 914–938. </w:t>
      </w:r>
      <w:hyperlink r:id="rId22" w:history="1">
        <w:r w:rsidRPr="0039613D">
          <w:rPr>
            <w:rStyle w:val="Hyperlink"/>
          </w:rPr>
          <w:t>https://doi.org/10.1016/j.ijforecast.2015.11.011</w:t>
        </w:r>
      </w:hyperlink>
      <w:r w:rsidRPr="0039613D">
        <w:t xml:space="preserve"> </w:t>
      </w:r>
    </w:p>
    <w:p w14:paraId="44C5F8FB" w14:textId="6679CFAB" w:rsidR="00A24FDE" w:rsidRPr="0039613D" w:rsidRDefault="00A24FDE" w:rsidP="00B10688">
      <w:pPr>
        <w:pStyle w:val="EndNoteBibliography"/>
      </w:pPr>
      <w:r w:rsidRPr="0039613D">
        <w:t xml:space="preserve">Hong, T., Pinson, P., Fan, S., Zareipour, H., Troccoli, A., &amp; Hyndman, R. J. (2016). Probabilistic energy forecasting: Global Energy Forecasting Competition 2014 and beyond. </w:t>
      </w:r>
      <w:r w:rsidRPr="0039613D">
        <w:rPr>
          <w:i/>
        </w:rPr>
        <w:t>International Journal of Forecasting</w:t>
      </w:r>
      <w:r w:rsidRPr="0039613D">
        <w:t>,</w:t>
      </w:r>
      <w:r w:rsidRPr="0039613D">
        <w:rPr>
          <w:i/>
        </w:rPr>
        <w:t xml:space="preserve"> 32</w:t>
      </w:r>
      <w:r w:rsidRPr="0039613D">
        <w:t xml:space="preserve">(3), 896–913. </w:t>
      </w:r>
      <w:hyperlink r:id="rId23" w:history="1">
        <w:r w:rsidRPr="0039613D">
          <w:rPr>
            <w:rStyle w:val="Hyperlink"/>
          </w:rPr>
          <w:t>https://doi.org/10.1016/j.ijforecast.2016.02.001</w:t>
        </w:r>
      </w:hyperlink>
      <w:r w:rsidRPr="0039613D">
        <w:t xml:space="preserve"> </w:t>
      </w:r>
    </w:p>
    <w:p w14:paraId="2B4C7711" w14:textId="77777777" w:rsidR="00A24FDE" w:rsidRPr="0039613D" w:rsidRDefault="00A24FDE" w:rsidP="00B10688">
      <w:pPr>
        <w:pStyle w:val="EndNoteBibliography"/>
      </w:pPr>
      <w:r w:rsidRPr="0039613D">
        <w:t xml:space="preserve">Kingma, D. P., &amp; Ba, J. (2015). </w:t>
      </w:r>
      <w:r w:rsidRPr="0039613D">
        <w:rPr>
          <w:i/>
        </w:rPr>
        <w:t>Adam: A Method for Stochastic Optimization</w:t>
      </w:r>
      <w:r w:rsidRPr="0039613D">
        <w:t xml:space="preserve"> 3rd International Conference for Learning Representations, San Diego, CA. </w:t>
      </w:r>
    </w:p>
    <w:p w14:paraId="17F89DF2" w14:textId="77777777" w:rsidR="00A24FDE" w:rsidRPr="0039613D" w:rsidRDefault="00A24FDE" w:rsidP="00B10688">
      <w:pPr>
        <w:pStyle w:val="EndNoteBibliography"/>
      </w:pPr>
      <w:r w:rsidRPr="0039613D">
        <w:t xml:space="preserve">Kirschen, D., &amp; Strbac, G. (2018). </w:t>
      </w:r>
      <w:r w:rsidRPr="0039613D">
        <w:rPr>
          <w:i/>
        </w:rPr>
        <w:t>Fundamentals of Power System Economics</w:t>
      </w:r>
      <w:r w:rsidRPr="0039613D">
        <w:t xml:space="preserve"> (2nd ed.). John Wiley &amp; Sons. </w:t>
      </w:r>
    </w:p>
    <w:p w14:paraId="44636EB4" w14:textId="56BE5BDF" w:rsidR="00A24FDE" w:rsidRPr="0039613D" w:rsidRDefault="00A24FDE" w:rsidP="00B10688">
      <w:pPr>
        <w:pStyle w:val="EndNoteBibliography"/>
      </w:pPr>
      <w:r w:rsidRPr="0039613D">
        <w:t xml:space="preserve">Koenker, R., &amp; Bassett, G. (1978). Regression Quantiles. </w:t>
      </w:r>
      <w:r w:rsidRPr="0039613D">
        <w:rPr>
          <w:i/>
        </w:rPr>
        <w:t>Econometrica</w:t>
      </w:r>
      <w:r w:rsidRPr="0039613D">
        <w:t>,</w:t>
      </w:r>
      <w:r w:rsidRPr="0039613D">
        <w:rPr>
          <w:i/>
        </w:rPr>
        <w:t xml:space="preserve"> 46</w:t>
      </w:r>
      <w:r w:rsidRPr="0039613D">
        <w:t xml:space="preserve">(1). </w:t>
      </w:r>
      <w:hyperlink r:id="rId24" w:history="1">
        <w:r w:rsidRPr="0039613D">
          <w:rPr>
            <w:rStyle w:val="Hyperlink"/>
          </w:rPr>
          <w:t>https://doi.org/10.2307/1913643</w:t>
        </w:r>
      </w:hyperlink>
      <w:r w:rsidRPr="0039613D">
        <w:t xml:space="preserve"> </w:t>
      </w:r>
    </w:p>
    <w:p w14:paraId="43D873A3" w14:textId="3860FE31" w:rsidR="00A24FDE" w:rsidRPr="0039613D" w:rsidRDefault="00A24FDE" w:rsidP="00B10688">
      <w:pPr>
        <w:pStyle w:val="EndNoteBibliography"/>
      </w:pPr>
      <w:r w:rsidRPr="0039613D">
        <w:t xml:space="preserve">Lin, J.-L., Zhang, Y., Zhu, K., Chen, B., &amp; Zhang, F. (2020). Asymmetric Loss Functions for Contract Capacity Optimization. </w:t>
      </w:r>
      <w:r w:rsidRPr="0039613D">
        <w:rPr>
          <w:i/>
        </w:rPr>
        <w:t>Energies</w:t>
      </w:r>
      <w:r w:rsidRPr="0039613D">
        <w:t>,</w:t>
      </w:r>
      <w:r w:rsidRPr="0039613D">
        <w:rPr>
          <w:i/>
        </w:rPr>
        <w:t xml:space="preserve"> 13</w:t>
      </w:r>
      <w:r w:rsidRPr="0039613D">
        <w:t xml:space="preserve">(12). </w:t>
      </w:r>
      <w:hyperlink r:id="rId25" w:history="1">
        <w:r w:rsidRPr="0039613D">
          <w:rPr>
            <w:rStyle w:val="Hyperlink"/>
          </w:rPr>
          <w:t>https://doi.org/10.3390/en13123123</w:t>
        </w:r>
      </w:hyperlink>
      <w:r w:rsidRPr="0039613D">
        <w:t xml:space="preserve"> </w:t>
      </w:r>
    </w:p>
    <w:p w14:paraId="5D05F763" w14:textId="694E14CB" w:rsidR="00A24FDE" w:rsidRPr="0039613D" w:rsidRDefault="00A24FDE" w:rsidP="00B10688">
      <w:pPr>
        <w:pStyle w:val="EndNoteBibliography"/>
      </w:pPr>
      <w:r w:rsidRPr="0039613D">
        <w:t xml:space="preserve">Morales, J. M., Conejo, A. J., Madsen, H., Pinson, P., &amp; Zugno, M. (2014). </w:t>
      </w:r>
      <w:r w:rsidRPr="0039613D">
        <w:rPr>
          <w:i/>
        </w:rPr>
        <w:t>Integrating Renewables in Electricity Markets: Operational Problems</w:t>
      </w:r>
      <w:r w:rsidRPr="0039613D">
        <w:t xml:space="preserve">. Springer. </w:t>
      </w:r>
      <w:hyperlink r:id="rId26" w:history="1">
        <w:r w:rsidRPr="0039613D">
          <w:rPr>
            <w:rStyle w:val="Hyperlink"/>
          </w:rPr>
          <w:t>https://doi.org/10.1007/978-1-4614-9411-9</w:t>
        </w:r>
      </w:hyperlink>
      <w:r w:rsidRPr="0039613D">
        <w:t xml:space="preserve"> </w:t>
      </w:r>
    </w:p>
    <w:p w14:paraId="67FD308D" w14:textId="77777777" w:rsidR="00A24FDE" w:rsidRPr="0039613D" w:rsidRDefault="00A24FDE" w:rsidP="00B10688">
      <w:pPr>
        <w:pStyle w:val="EndNoteBibliography"/>
      </w:pPr>
      <w:r w:rsidRPr="0039613D">
        <w:t xml:space="preserve">Stoft, S. (2002). Power System Economics: Designing Markets for Electricity. IEEE Press. </w:t>
      </w:r>
    </w:p>
    <w:p w14:paraId="515D7129" w14:textId="77777777" w:rsidR="00A24FDE" w:rsidRPr="0039613D" w:rsidRDefault="00A24FDE" w:rsidP="00B10688">
      <w:pPr>
        <w:pStyle w:val="EndNoteBibliography"/>
      </w:pPr>
      <w:r w:rsidRPr="0039613D">
        <w:t xml:space="preserve">Vaswani, A., Shazeer, N., Parmar, N., Uszkoreit, J., Jones, L., Gomez, A. N., Kaiser, L., &amp; Polosukhin, I. (2017). </w:t>
      </w:r>
      <w:r w:rsidRPr="0039613D">
        <w:rPr>
          <w:i/>
        </w:rPr>
        <w:t>Attention is All You Need</w:t>
      </w:r>
      <w:r w:rsidRPr="0039613D">
        <w:t xml:space="preserve"> 31st Conference on Neural Information Processing Systems, Long Beach, CA. </w:t>
      </w:r>
    </w:p>
    <w:p w14:paraId="71D88E18" w14:textId="00D4A38A" w:rsidR="00A24FDE" w:rsidRPr="0039613D" w:rsidRDefault="00A24FDE" w:rsidP="00B10688">
      <w:pPr>
        <w:pStyle w:val="EndNoteBibliography"/>
      </w:pPr>
      <w:r w:rsidRPr="0039613D">
        <w:t xml:space="preserve">Wang, Y., Gan, D., Sun, M., Zhang, N., Lu, Z., &amp; Kang, C. (2019). Probabilistic individual load forecasting using pinball loss guided LSTM. </w:t>
      </w:r>
      <w:r w:rsidRPr="0039613D">
        <w:rPr>
          <w:i/>
        </w:rPr>
        <w:t>Applied Energy</w:t>
      </w:r>
      <w:r w:rsidRPr="0039613D">
        <w:t>,</w:t>
      </w:r>
      <w:r w:rsidRPr="0039613D">
        <w:rPr>
          <w:i/>
        </w:rPr>
        <w:t xml:space="preserve"> 235</w:t>
      </w:r>
      <w:r w:rsidRPr="0039613D">
        <w:t xml:space="preserve">, 10–20. </w:t>
      </w:r>
      <w:hyperlink r:id="rId27" w:history="1">
        <w:r w:rsidRPr="0039613D">
          <w:rPr>
            <w:rStyle w:val="Hyperlink"/>
          </w:rPr>
          <w:t>https://doi.org/10.1016/j.apenergy.2018.10.078</w:t>
        </w:r>
      </w:hyperlink>
      <w:r w:rsidRPr="0039613D">
        <w:t xml:space="preserve"> </w:t>
      </w:r>
    </w:p>
    <w:p w14:paraId="6F92469D" w14:textId="5E3A52BD" w:rsidR="00A24FDE" w:rsidRPr="0039613D" w:rsidRDefault="00A24FDE" w:rsidP="00B10688">
      <w:pPr>
        <w:pStyle w:val="EndNoteBibliography"/>
      </w:pPr>
      <w:r w:rsidRPr="0039613D">
        <w:t xml:space="preserve">Weron, R. (2014). Electricity price forecasting: A review of the state-of-the-art with a look into the future. </w:t>
      </w:r>
      <w:r w:rsidRPr="0039613D">
        <w:rPr>
          <w:i/>
        </w:rPr>
        <w:t>International Journal of Forecasting</w:t>
      </w:r>
      <w:r w:rsidRPr="0039613D">
        <w:t>,</w:t>
      </w:r>
      <w:r w:rsidRPr="0039613D">
        <w:rPr>
          <w:i/>
        </w:rPr>
        <w:t xml:space="preserve"> 30</w:t>
      </w:r>
      <w:r w:rsidRPr="0039613D">
        <w:t xml:space="preserve">(4), 1030–1081. </w:t>
      </w:r>
      <w:hyperlink r:id="rId28" w:history="1">
        <w:r w:rsidRPr="0039613D">
          <w:rPr>
            <w:rStyle w:val="Hyperlink"/>
          </w:rPr>
          <w:t>https://doi.org/10.1016/j.ijforecast.2014.08.008</w:t>
        </w:r>
      </w:hyperlink>
      <w:r w:rsidRPr="0039613D">
        <w:t xml:space="preserve"> </w:t>
      </w:r>
    </w:p>
    <w:p w14:paraId="6D44B5DA" w14:textId="6A802B28" w:rsidR="00A24FDE" w:rsidRPr="0039613D" w:rsidRDefault="00A24FDE" w:rsidP="00B10688">
      <w:pPr>
        <w:pStyle w:val="EndNoteBibliography"/>
      </w:pPr>
      <w:r w:rsidRPr="0039613D">
        <w:t xml:space="preserve">Wu, J., Wang, Y.-G., Tian, Y.-C., Burrage, K., &amp; Cao, T. (2021). Support vector regression with asymmetric loss for optimal electric load forecasting. </w:t>
      </w:r>
      <w:r w:rsidRPr="0039613D">
        <w:rPr>
          <w:i/>
        </w:rPr>
        <w:t>Energy</w:t>
      </w:r>
      <w:r w:rsidRPr="0039613D">
        <w:t>,</w:t>
      </w:r>
      <w:r w:rsidRPr="0039613D">
        <w:rPr>
          <w:i/>
        </w:rPr>
        <w:t xml:space="preserve"> 223</w:t>
      </w:r>
      <w:r w:rsidRPr="0039613D">
        <w:t xml:space="preserve">. </w:t>
      </w:r>
      <w:hyperlink r:id="rId29" w:history="1">
        <w:r w:rsidRPr="0039613D">
          <w:rPr>
            <w:rStyle w:val="Hyperlink"/>
          </w:rPr>
          <w:t>https://doi.org/10.1016/j.energy.2021.119969</w:t>
        </w:r>
      </w:hyperlink>
      <w:r w:rsidRPr="0039613D">
        <w:t xml:space="preserve"> </w:t>
      </w:r>
    </w:p>
    <w:p w14:paraId="326341E5" w14:textId="1EA8E4DA" w:rsidR="00A24FDE" w:rsidRPr="0039613D" w:rsidRDefault="00A24FDE" w:rsidP="00B10688">
      <w:pPr>
        <w:pStyle w:val="EndNoteBibliography"/>
      </w:pPr>
      <w:r w:rsidRPr="0039613D">
        <w:lastRenderedPageBreak/>
        <w:t xml:space="preserve">Zhang, J., Wang, Y., &amp; Hug, G. (2022). Cost-oriented load forecasting. </w:t>
      </w:r>
      <w:r w:rsidRPr="0039613D">
        <w:rPr>
          <w:i/>
        </w:rPr>
        <w:t>Electric Power Systems Research</w:t>
      </w:r>
      <w:r w:rsidRPr="0039613D">
        <w:t>,</w:t>
      </w:r>
      <w:r w:rsidRPr="0039613D">
        <w:rPr>
          <w:i/>
        </w:rPr>
        <w:t xml:space="preserve"> 205</w:t>
      </w:r>
      <w:r w:rsidRPr="0039613D">
        <w:t xml:space="preserve">. </w:t>
      </w:r>
      <w:hyperlink r:id="rId30" w:history="1">
        <w:r w:rsidRPr="0039613D">
          <w:rPr>
            <w:rStyle w:val="Hyperlink"/>
          </w:rPr>
          <w:t>https://doi.org/10.1016/j.epsr.2021.107723</w:t>
        </w:r>
      </w:hyperlink>
      <w:r w:rsidRPr="0039613D">
        <w:t xml:space="preserve"> </w:t>
      </w:r>
    </w:p>
    <w:p w14:paraId="774F37D4" w14:textId="5157DA6C" w:rsidR="00A60DA3" w:rsidRPr="0039613D" w:rsidRDefault="005766F7" w:rsidP="0039613D">
      <w:pPr>
        <w:pStyle w:val="OpeningParagraph"/>
      </w:pPr>
      <w:r w:rsidRPr="0039613D">
        <w:fldChar w:fldCharType="end"/>
      </w:r>
    </w:p>
    <w:sectPr w:rsidR="00A60DA3" w:rsidRPr="0039613D" w:rsidSect="00FD4D50">
      <w:headerReference w:type="default" r:id="rId31"/>
      <w:footerReference w:type="default" r:id="rId32"/>
      <w:pgSz w:w="12240" w:h="15840"/>
      <w:pgMar w:top="1440" w:right="1440" w:bottom="1440" w:left="1440" w:header="708" w:footer="708"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0" w:author="Or Aleksandrowicz" w:date="2026-08-08T20:58:00Z" w:initials="OA">
    <w:p w14:paraId="6A07430C" w14:textId="77777777" w:rsidR="00040900" w:rsidRDefault="00040900" w:rsidP="00040900">
      <w:pPr>
        <w:pStyle w:val="CommentText"/>
        <w:jc w:val="left"/>
      </w:pPr>
      <w:r>
        <w:rPr>
          <w:rStyle w:val="CommentReference"/>
        </w:rPr>
        <w:annotationRef/>
      </w:r>
      <w:r>
        <w:t>Is it something the IMS provides???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07430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496A60" w16cex:dateUtc="2026-08-08T17: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07430C" w16cid:durableId="2D496A6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DADA9" w14:textId="77777777" w:rsidR="005C01CA" w:rsidRDefault="005C01CA" w:rsidP="00570CD8">
      <w:r>
        <w:separator/>
      </w:r>
    </w:p>
  </w:endnote>
  <w:endnote w:type="continuationSeparator" w:id="0">
    <w:p w14:paraId="412A671D" w14:textId="77777777" w:rsidR="005C01CA" w:rsidRDefault="005C01CA" w:rsidP="00570C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ttman Hodes">
    <w:panose1 w:val="02010401010101010101"/>
    <w:charset w:val="B1"/>
    <w:family w:val="auto"/>
    <w:pitch w:val="variable"/>
    <w:sig w:usb0="00000801" w:usb1="40000000" w:usb2="00000000" w:usb3="00000000" w:csb0="0000002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ssistant">
    <w:charset w:val="B1"/>
    <w:family w:val="auto"/>
    <w:pitch w:val="variable"/>
    <w:sig w:usb0="A00008FF" w:usb1="4000204B" w:usb2="00000000" w:usb3="00000000" w:csb0="0000002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9FCB6" w14:textId="77777777" w:rsidR="008E4008" w:rsidRDefault="001E79F2" w:rsidP="00FD4D50">
    <w:pPr>
      <w:jc w:val="center"/>
    </w:pPr>
    <w:r>
      <w:fldChar w:fldCharType="begin"/>
    </w:r>
    <w:r>
      <w:instrText>PAGE</w:instrText>
    </w:r>
    <w:r>
      <w:fldChar w:fldCharType="separate"/>
    </w:r>
    <w:r w:rsidR="008B348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7B146" w14:textId="77777777" w:rsidR="005C01CA" w:rsidRDefault="005C01CA" w:rsidP="00570CD8">
      <w:r>
        <w:separator/>
      </w:r>
    </w:p>
  </w:footnote>
  <w:footnote w:type="continuationSeparator" w:id="0">
    <w:p w14:paraId="166282E0" w14:textId="77777777" w:rsidR="005C01CA" w:rsidRDefault="005C01CA" w:rsidP="00570CD8">
      <w:r>
        <w:continuationSeparator/>
      </w:r>
    </w:p>
  </w:footnote>
  <w:footnote w:id="1">
    <w:p w14:paraId="1924DA5B" w14:textId="77777777" w:rsidR="006830B8" w:rsidRDefault="006830B8" w:rsidP="006830B8">
      <w:pPr>
        <w:pStyle w:val="FootnoteText"/>
      </w:pPr>
      <w:r>
        <w:rPr>
          <w:rStyle w:val="FootnoteReference"/>
        </w:rPr>
        <w:footnoteRef/>
      </w:r>
      <w:r>
        <w:t xml:space="preserve"> </w:t>
      </w:r>
      <w:hyperlink r:id="rId1">
        <w:r>
          <w:rPr>
            <w:rStyle w:val="Hyperlink"/>
          </w:rPr>
          <w:t>https://github.com/gkutiel/noga</w:t>
        </w:r>
      </w:hyperlink>
    </w:p>
  </w:footnote>
  <w:footnote w:id="2">
    <w:p w14:paraId="171E8CDD" w14:textId="3D3ABD82" w:rsidR="006E573F" w:rsidRPr="006E573F" w:rsidRDefault="004B2E65" w:rsidP="00037A92">
      <w:pPr>
        <w:pStyle w:val="FootnoteText"/>
        <w:rPr>
          <w:lang w:val="en-US"/>
        </w:rPr>
      </w:pPr>
      <w:r>
        <w:rPr>
          <w:rStyle w:val="FootnoteReference"/>
        </w:rPr>
        <w:footnoteRef/>
      </w:r>
      <w:r>
        <w:t xml:space="preserve"> </w:t>
      </w:r>
      <w:hyperlink r:id="rId2" w:history="1">
        <w:r w:rsidR="006E573F" w:rsidRPr="00532C69">
          <w:rPr>
            <w:rStyle w:val="Hyperlink"/>
          </w:rPr>
          <w:t>https://www.noga-iso.co.il/statistics/annual-hourlyconsumption-data/</w:t>
        </w:r>
      </w:hyperlink>
    </w:p>
  </w:footnote>
  <w:footnote w:id="3">
    <w:p w14:paraId="55883EBD" w14:textId="76580D6A" w:rsidR="00833B7D" w:rsidRPr="00833B7D" w:rsidRDefault="00037A92" w:rsidP="00833B7D">
      <w:pPr>
        <w:pStyle w:val="FootnoteText"/>
        <w:rPr>
          <w:lang w:val="en-US"/>
        </w:rPr>
      </w:pPr>
      <w:r>
        <w:rPr>
          <w:rStyle w:val="FootnoteReference"/>
        </w:rPr>
        <w:footnoteRef/>
      </w:r>
      <w:r>
        <w:t xml:space="preserve"> </w:t>
      </w:r>
      <w:hyperlink r:id="rId3" w:history="1">
        <w:r w:rsidR="00833B7D" w:rsidRPr="00532C69">
          <w:rPr>
            <w:rStyle w:val="Hyperlink"/>
          </w:rPr>
          <w:t>https://ims.gov.il/he/data_gov</w:t>
        </w:r>
      </w:hyperlink>
    </w:p>
  </w:footnote>
  <w:footnote w:id="4">
    <w:p w14:paraId="5773CD0A" w14:textId="19B01AB5" w:rsidR="007E1709" w:rsidRPr="007E1709" w:rsidRDefault="00C34ADF" w:rsidP="007E1709">
      <w:pPr>
        <w:pStyle w:val="FootnoteText"/>
        <w:rPr>
          <w:lang w:val="en-US"/>
        </w:rPr>
      </w:pPr>
      <w:r>
        <w:rPr>
          <w:rStyle w:val="FootnoteReference"/>
        </w:rPr>
        <w:footnoteRef/>
      </w:r>
      <w:r>
        <w:t xml:space="preserve"> </w:t>
      </w:r>
      <w:hyperlink r:id="rId4" w:history="1">
        <w:r w:rsidR="007E1709" w:rsidRPr="00F064C9">
          <w:rPr>
            <w:rStyle w:val="Hyperlink"/>
          </w:rPr>
          <w:t>https://docs.pytorch.org/docs/2.13/generated/torch.nn.LeakyReLU.html</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C18DB" w14:textId="4DE6466E" w:rsidR="00D143CD" w:rsidRPr="00DF7366" w:rsidRDefault="00DF7366" w:rsidP="00DF7366">
    <w:pPr>
      <w:pStyle w:val="Header"/>
      <w:jc w:val="center"/>
    </w:pPr>
    <w:r w:rsidRPr="00DF7366">
      <w:rPr>
        <w:color w:val="BFBFBF" w:themeColor="background1" w:themeShade="BF"/>
        <w:sz w:val="18"/>
        <w:szCs w:val="18"/>
      </w:rPr>
      <w:t>Cost-Sensitive Electricity Demand Forecasting via Asymmetric Loss Optimisation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E2E643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69A19A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201"/>
    <w:multiLevelType w:val="multilevel"/>
    <w:tmpl w:val="6E426CBE"/>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3" w15:restartNumberingAfterBreak="0">
    <w:nsid w:val="011E12DE"/>
    <w:multiLevelType w:val="hybridMultilevel"/>
    <w:tmpl w:val="DFECECAC"/>
    <w:lvl w:ilvl="0" w:tplc="3410BF32">
      <w:start w:val="1"/>
      <w:numFmt w:val="decimal"/>
      <w:pStyle w:val="Bibliography"/>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CE05B3"/>
    <w:multiLevelType w:val="hybridMultilevel"/>
    <w:tmpl w:val="8E5AB7E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157277E6"/>
    <w:multiLevelType w:val="hybridMultilevel"/>
    <w:tmpl w:val="1946121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17A410D5"/>
    <w:multiLevelType w:val="multilevel"/>
    <w:tmpl w:val="6E426CBE"/>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7" w15:restartNumberingAfterBreak="0">
    <w:nsid w:val="18C9159C"/>
    <w:multiLevelType w:val="hybridMultilevel"/>
    <w:tmpl w:val="64302262"/>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8" w15:restartNumberingAfterBreak="0">
    <w:nsid w:val="23B34CA9"/>
    <w:multiLevelType w:val="hybridMultilevel"/>
    <w:tmpl w:val="6A001CC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D986F1A"/>
    <w:multiLevelType w:val="hybridMultilevel"/>
    <w:tmpl w:val="25429ADC"/>
    <w:lvl w:ilvl="0" w:tplc="8AB6CA80">
      <w:start w:val="1"/>
      <w:numFmt w:val="bullet"/>
      <w:pStyle w:val="ListParagraph"/>
      <w:lvlText w:val="•"/>
      <w:lvlJc w:val="left"/>
      <w:pPr>
        <w:ind w:left="720" w:hanging="360"/>
      </w:pPr>
    </w:lvl>
    <w:lvl w:ilvl="1" w:tplc="94620DEC">
      <w:numFmt w:val="decimal"/>
      <w:lvlText w:val=""/>
      <w:lvlJc w:val="left"/>
    </w:lvl>
    <w:lvl w:ilvl="2" w:tplc="66D20610">
      <w:numFmt w:val="decimal"/>
      <w:lvlText w:val=""/>
      <w:lvlJc w:val="left"/>
    </w:lvl>
    <w:lvl w:ilvl="3" w:tplc="108065A2">
      <w:numFmt w:val="decimal"/>
      <w:lvlText w:val=""/>
      <w:lvlJc w:val="left"/>
    </w:lvl>
    <w:lvl w:ilvl="4" w:tplc="55A05B26">
      <w:numFmt w:val="decimal"/>
      <w:lvlText w:val=""/>
      <w:lvlJc w:val="left"/>
    </w:lvl>
    <w:lvl w:ilvl="5" w:tplc="2F66A828">
      <w:numFmt w:val="decimal"/>
      <w:lvlText w:val=""/>
      <w:lvlJc w:val="left"/>
    </w:lvl>
    <w:lvl w:ilvl="6" w:tplc="9392BCCC">
      <w:numFmt w:val="decimal"/>
      <w:lvlText w:val=""/>
      <w:lvlJc w:val="left"/>
    </w:lvl>
    <w:lvl w:ilvl="7" w:tplc="753C1A60">
      <w:numFmt w:val="decimal"/>
      <w:lvlText w:val=""/>
      <w:lvlJc w:val="left"/>
    </w:lvl>
    <w:lvl w:ilvl="8" w:tplc="403CA0E6">
      <w:numFmt w:val="decimal"/>
      <w:lvlText w:val=""/>
      <w:lvlJc w:val="left"/>
    </w:lvl>
  </w:abstractNum>
  <w:abstractNum w:abstractNumId="10" w15:restartNumberingAfterBreak="0">
    <w:nsid w:val="3E770E1E"/>
    <w:multiLevelType w:val="hybridMultilevel"/>
    <w:tmpl w:val="AB7C5E4C"/>
    <w:lvl w:ilvl="0" w:tplc="F8E2922E">
      <w:start w:val="1"/>
      <w:numFmt w:val="bullet"/>
      <w:lvlText w:val="●"/>
      <w:lvlJc w:val="left"/>
      <w:pPr>
        <w:ind w:left="720" w:hanging="360"/>
      </w:pPr>
    </w:lvl>
    <w:lvl w:ilvl="1" w:tplc="7062C562">
      <w:start w:val="1"/>
      <w:numFmt w:val="bullet"/>
      <w:lvlText w:val="○"/>
      <w:lvlJc w:val="left"/>
      <w:pPr>
        <w:ind w:left="1440" w:hanging="360"/>
      </w:pPr>
    </w:lvl>
    <w:lvl w:ilvl="2" w:tplc="C2769B20">
      <w:start w:val="1"/>
      <w:numFmt w:val="bullet"/>
      <w:lvlText w:val="■"/>
      <w:lvlJc w:val="left"/>
      <w:pPr>
        <w:ind w:left="2160" w:hanging="360"/>
      </w:pPr>
    </w:lvl>
    <w:lvl w:ilvl="3" w:tplc="9FF87314">
      <w:start w:val="1"/>
      <w:numFmt w:val="bullet"/>
      <w:lvlText w:val="●"/>
      <w:lvlJc w:val="left"/>
      <w:pPr>
        <w:ind w:left="2880" w:hanging="360"/>
      </w:pPr>
    </w:lvl>
    <w:lvl w:ilvl="4" w:tplc="2634F4EE">
      <w:start w:val="1"/>
      <w:numFmt w:val="bullet"/>
      <w:lvlText w:val="○"/>
      <w:lvlJc w:val="left"/>
      <w:pPr>
        <w:ind w:left="3600" w:hanging="360"/>
      </w:pPr>
    </w:lvl>
    <w:lvl w:ilvl="5" w:tplc="E8A00296">
      <w:start w:val="1"/>
      <w:numFmt w:val="bullet"/>
      <w:lvlText w:val="■"/>
      <w:lvlJc w:val="left"/>
      <w:pPr>
        <w:ind w:left="4320" w:hanging="360"/>
      </w:pPr>
    </w:lvl>
    <w:lvl w:ilvl="6" w:tplc="B3AC575E">
      <w:start w:val="1"/>
      <w:numFmt w:val="bullet"/>
      <w:lvlText w:val="●"/>
      <w:lvlJc w:val="left"/>
      <w:pPr>
        <w:ind w:left="5040" w:hanging="360"/>
      </w:pPr>
    </w:lvl>
    <w:lvl w:ilvl="7" w:tplc="222AF8C6">
      <w:start w:val="1"/>
      <w:numFmt w:val="bullet"/>
      <w:lvlText w:val="●"/>
      <w:lvlJc w:val="left"/>
      <w:pPr>
        <w:ind w:left="5760" w:hanging="360"/>
      </w:pPr>
    </w:lvl>
    <w:lvl w:ilvl="8" w:tplc="879A92DC">
      <w:start w:val="1"/>
      <w:numFmt w:val="bullet"/>
      <w:lvlText w:val="●"/>
      <w:lvlJc w:val="left"/>
      <w:pPr>
        <w:ind w:left="6480" w:hanging="360"/>
      </w:pPr>
    </w:lvl>
  </w:abstractNum>
  <w:abstractNum w:abstractNumId="11" w15:restartNumberingAfterBreak="0">
    <w:nsid w:val="56386FA5"/>
    <w:multiLevelType w:val="hybridMultilevel"/>
    <w:tmpl w:val="9B28E11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58684963"/>
    <w:multiLevelType w:val="hybridMultilevel"/>
    <w:tmpl w:val="22F6BE9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59AA26FF"/>
    <w:multiLevelType w:val="multilevel"/>
    <w:tmpl w:val="6E426CBE"/>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14" w15:restartNumberingAfterBreak="0">
    <w:nsid w:val="6528720E"/>
    <w:multiLevelType w:val="multilevel"/>
    <w:tmpl w:val="ED1E58FC"/>
    <w:lvl w:ilvl="0">
      <w:start w:val="1"/>
      <w:numFmt w:val="decimal"/>
      <w:pStyle w:val="Heading1"/>
      <w:lvlText w:val="%1."/>
      <w:lvlJc w:val="left"/>
      <w:pPr>
        <w:ind w:left="1134" w:hanging="1134"/>
      </w:pPr>
      <w:rPr>
        <w:rFonts w:cs="Guttman Hodes" w:hint="cs"/>
      </w:rPr>
    </w:lvl>
    <w:lvl w:ilvl="1">
      <w:start w:val="1"/>
      <w:numFmt w:val="decimal"/>
      <w:pStyle w:val="Heading2"/>
      <w:lvlText w:val="%1.%2"/>
      <w:lvlJc w:val="left"/>
      <w:pPr>
        <w:ind w:left="1134" w:hanging="1134"/>
      </w:pPr>
      <w:rPr>
        <w:rFonts w:hint="default"/>
      </w:rPr>
    </w:lvl>
    <w:lvl w:ilvl="2">
      <w:start w:val="1"/>
      <w:numFmt w:val="decimal"/>
      <w:pStyle w:val="Heading3"/>
      <w:lvlText w:val="%1.%2.%3"/>
      <w:lvlJc w:val="left"/>
      <w:pPr>
        <w:ind w:left="1134" w:hanging="1134"/>
      </w:pPr>
      <w:rPr>
        <w:rFonts w:hint="default"/>
      </w:rPr>
    </w:lvl>
    <w:lvl w:ilvl="3">
      <w:start w:val="1"/>
      <w:numFmt w:val="decimal"/>
      <w:lvlText w:val="%4."/>
      <w:lvlJc w:val="left"/>
      <w:pPr>
        <w:ind w:left="4082" w:hanging="851"/>
      </w:pPr>
      <w:rPr>
        <w:rFonts w:hint="default"/>
      </w:rPr>
    </w:lvl>
    <w:lvl w:ilvl="4">
      <w:start w:val="1"/>
      <w:numFmt w:val="lowerLetter"/>
      <w:lvlText w:val="%5."/>
      <w:lvlJc w:val="left"/>
      <w:pPr>
        <w:ind w:left="5159" w:hanging="851"/>
      </w:pPr>
      <w:rPr>
        <w:rFonts w:hint="default"/>
      </w:rPr>
    </w:lvl>
    <w:lvl w:ilvl="5">
      <w:start w:val="1"/>
      <w:numFmt w:val="lowerRoman"/>
      <w:lvlText w:val="%6."/>
      <w:lvlJc w:val="right"/>
      <w:pPr>
        <w:ind w:left="6236" w:hanging="851"/>
      </w:pPr>
      <w:rPr>
        <w:rFonts w:hint="default"/>
      </w:rPr>
    </w:lvl>
    <w:lvl w:ilvl="6">
      <w:start w:val="1"/>
      <w:numFmt w:val="decimal"/>
      <w:lvlText w:val="%7."/>
      <w:lvlJc w:val="left"/>
      <w:pPr>
        <w:ind w:left="7313" w:hanging="851"/>
      </w:pPr>
      <w:rPr>
        <w:rFonts w:hint="default"/>
      </w:rPr>
    </w:lvl>
    <w:lvl w:ilvl="7">
      <w:start w:val="1"/>
      <w:numFmt w:val="lowerLetter"/>
      <w:lvlText w:val="%8."/>
      <w:lvlJc w:val="left"/>
      <w:pPr>
        <w:ind w:left="8390" w:hanging="851"/>
      </w:pPr>
      <w:rPr>
        <w:rFonts w:hint="default"/>
      </w:rPr>
    </w:lvl>
    <w:lvl w:ilvl="8">
      <w:start w:val="1"/>
      <w:numFmt w:val="lowerRoman"/>
      <w:lvlText w:val="%9."/>
      <w:lvlJc w:val="right"/>
      <w:pPr>
        <w:ind w:left="9467" w:hanging="851"/>
      </w:pPr>
      <w:rPr>
        <w:rFonts w:hint="default"/>
      </w:rPr>
    </w:lvl>
  </w:abstractNum>
  <w:abstractNum w:abstractNumId="15" w15:restartNumberingAfterBreak="0">
    <w:nsid w:val="68EA1E4B"/>
    <w:multiLevelType w:val="hybridMultilevel"/>
    <w:tmpl w:val="9508FB4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6" w15:restartNumberingAfterBreak="0">
    <w:nsid w:val="6F1C652D"/>
    <w:multiLevelType w:val="multilevel"/>
    <w:tmpl w:val="8EF60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1E36594"/>
    <w:multiLevelType w:val="hybridMultilevel"/>
    <w:tmpl w:val="7CC4E94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705984196">
    <w:abstractNumId w:val="10"/>
    <w:lvlOverride w:ilvl="0">
      <w:startOverride w:val="1"/>
    </w:lvlOverride>
  </w:num>
  <w:num w:numId="2" w16cid:durableId="627203596">
    <w:abstractNumId w:val="9"/>
    <w:lvlOverride w:ilvl="0">
      <w:startOverride w:val="1"/>
    </w:lvlOverride>
  </w:num>
  <w:num w:numId="3" w16cid:durableId="1984694629">
    <w:abstractNumId w:val="8"/>
  </w:num>
  <w:num w:numId="4" w16cid:durableId="1832595139">
    <w:abstractNumId w:val="7"/>
  </w:num>
  <w:num w:numId="5" w16cid:durableId="1180776617">
    <w:abstractNumId w:val="14"/>
  </w:num>
  <w:num w:numId="6" w16cid:durableId="717896415">
    <w:abstractNumId w:val="16"/>
  </w:num>
  <w:num w:numId="7" w16cid:durableId="130637112">
    <w:abstractNumId w:val="3"/>
  </w:num>
  <w:num w:numId="8" w16cid:durableId="72930218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11807655">
    <w:abstractNumId w:val="0"/>
  </w:num>
  <w:num w:numId="10" w16cid:durableId="10978658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1359072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6894048">
    <w:abstractNumId w:val="1"/>
  </w:num>
  <w:num w:numId="13" w16cid:durableId="18930765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784151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42187691">
    <w:abstractNumId w:val="6"/>
  </w:num>
  <w:num w:numId="16" w16cid:durableId="178589261">
    <w:abstractNumId w:val="13"/>
  </w:num>
  <w:num w:numId="17" w16cid:durableId="33039764">
    <w:abstractNumId w:val="11"/>
  </w:num>
  <w:num w:numId="18" w16cid:durableId="99958074">
    <w:abstractNumId w:val="4"/>
  </w:num>
  <w:num w:numId="19" w16cid:durableId="23856377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96397431">
    <w:abstractNumId w:val="17"/>
  </w:num>
  <w:num w:numId="21" w16cid:durableId="701593117">
    <w:abstractNumId w:val="5"/>
  </w:num>
  <w:num w:numId="22" w16cid:durableId="457065478">
    <w:abstractNumId w:val="15"/>
  </w:num>
  <w:num w:numId="23" w16cid:durableId="136261690">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r Aleksandrowicz">
    <w15:presenceInfo w15:providerId="AD" w15:userId="S::oraleks@technion.ac.il::e5766bd1-61a3-4782-a3ca-4828c49be01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Aptos&lt;/FontName&gt;&lt;FontSize&gt;18&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e0xrpetqz2ddle999axs9sqz5x9xaevww9v&quot;&gt;BDAR_library&lt;record-ids&gt;&lt;item&gt;5073&lt;/item&gt;&lt;item&gt;11135&lt;/item&gt;&lt;item&gt;11136&lt;/item&gt;&lt;item&gt;11137&lt;/item&gt;&lt;item&gt;11138&lt;/item&gt;&lt;item&gt;11139&lt;/item&gt;&lt;item&gt;11140&lt;/item&gt;&lt;item&gt;11141&lt;/item&gt;&lt;item&gt;11142&lt;/item&gt;&lt;item&gt;11143&lt;/item&gt;&lt;item&gt;11144&lt;/item&gt;&lt;item&gt;11145&lt;/item&gt;&lt;item&gt;11146&lt;/item&gt;&lt;item&gt;11147&lt;/item&gt;&lt;item&gt;11148&lt;/item&gt;&lt;/record-ids&gt;&lt;/item&gt;&lt;/Libraries&gt;"/>
  </w:docVars>
  <w:rsids>
    <w:rsidRoot w:val="008E4008"/>
    <w:rsid w:val="00003C8A"/>
    <w:rsid w:val="00004D28"/>
    <w:rsid w:val="00010DB0"/>
    <w:rsid w:val="00012329"/>
    <w:rsid w:val="00017531"/>
    <w:rsid w:val="00024108"/>
    <w:rsid w:val="00030F52"/>
    <w:rsid w:val="00032C2C"/>
    <w:rsid w:val="00033F71"/>
    <w:rsid w:val="00033FC7"/>
    <w:rsid w:val="00037A92"/>
    <w:rsid w:val="00040900"/>
    <w:rsid w:val="00041A0E"/>
    <w:rsid w:val="000428E8"/>
    <w:rsid w:val="00044776"/>
    <w:rsid w:val="000473DF"/>
    <w:rsid w:val="000557C1"/>
    <w:rsid w:val="00055FCB"/>
    <w:rsid w:val="00056D92"/>
    <w:rsid w:val="00062EFC"/>
    <w:rsid w:val="000632B0"/>
    <w:rsid w:val="00064C43"/>
    <w:rsid w:val="0006717E"/>
    <w:rsid w:val="00072D68"/>
    <w:rsid w:val="0007364A"/>
    <w:rsid w:val="00081AEE"/>
    <w:rsid w:val="00083C21"/>
    <w:rsid w:val="00085064"/>
    <w:rsid w:val="000908CC"/>
    <w:rsid w:val="00090FE6"/>
    <w:rsid w:val="00091987"/>
    <w:rsid w:val="00095630"/>
    <w:rsid w:val="00097103"/>
    <w:rsid w:val="000A4700"/>
    <w:rsid w:val="000A5C21"/>
    <w:rsid w:val="000A6C2F"/>
    <w:rsid w:val="000B36EB"/>
    <w:rsid w:val="000B7361"/>
    <w:rsid w:val="000B7D82"/>
    <w:rsid w:val="000C173E"/>
    <w:rsid w:val="000C2951"/>
    <w:rsid w:val="000C4001"/>
    <w:rsid w:val="000D0497"/>
    <w:rsid w:val="000D2D73"/>
    <w:rsid w:val="000D4AF1"/>
    <w:rsid w:val="000E141B"/>
    <w:rsid w:val="000E1502"/>
    <w:rsid w:val="000E3816"/>
    <w:rsid w:val="000F6B71"/>
    <w:rsid w:val="000F7F17"/>
    <w:rsid w:val="0010263A"/>
    <w:rsid w:val="0010326B"/>
    <w:rsid w:val="00105652"/>
    <w:rsid w:val="0010794F"/>
    <w:rsid w:val="001121C2"/>
    <w:rsid w:val="001122C4"/>
    <w:rsid w:val="00122C02"/>
    <w:rsid w:val="001251C1"/>
    <w:rsid w:val="001260FC"/>
    <w:rsid w:val="00132E3D"/>
    <w:rsid w:val="00134A44"/>
    <w:rsid w:val="00134DBE"/>
    <w:rsid w:val="00137893"/>
    <w:rsid w:val="00137CC7"/>
    <w:rsid w:val="00140BB6"/>
    <w:rsid w:val="00143E21"/>
    <w:rsid w:val="001458A1"/>
    <w:rsid w:val="00147C49"/>
    <w:rsid w:val="00160969"/>
    <w:rsid w:val="00166BB7"/>
    <w:rsid w:val="00170EBD"/>
    <w:rsid w:val="00185C7D"/>
    <w:rsid w:val="001861BC"/>
    <w:rsid w:val="001866C4"/>
    <w:rsid w:val="001867A8"/>
    <w:rsid w:val="00196EAD"/>
    <w:rsid w:val="001A3E4C"/>
    <w:rsid w:val="001B3C22"/>
    <w:rsid w:val="001C0901"/>
    <w:rsid w:val="001C0D04"/>
    <w:rsid w:val="001C38CA"/>
    <w:rsid w:val="001C48D1"/>
    <w:rsid w:val="001C4AB8"/>
    <w:rsid w:val="001C6B8E"/>
    <w:rsid w:val="001C6E4B"/>
    <w:rsid w:val="001D19B3"/>
    <w:rsid w:val="001D1A72"/>
    <w:rsid w:val="001D6B3C"/>
    <w:rsid w:val="001E2A1D"/>
    <w:rsid w:val="001E4E7D"/>
    <w:rsid w:val="001E53DD"/>
    <w:rsid w:val="001E79F2"/>
    <w:rsid w:val="001F086C"/>
    <w:rsid w:val="001F35B9"/>
    <w:rsid w:val="001F58C0"/>
    <w:rsid w:val="002005C9"/>
    <w:rsid w:val="00200A5E"/>
    <w:rsid w:val="00213B9C"/>
    <w:rsid w:val="00213E44"/>
    <w:rsid w:val="00214424"/>
    <w:rsid w:val="00221783"/>
    <w:rsid w:val="0022520A"/>
    <w:rsid w:val="00227371"/>
    <w:rsid w:val="00230B59"/>
    <w:rsid w:val="00231111"/>
    <w:rsid w:val="002423E6"/>
    <w:rsid w:val="002477AF"/>
    <w:rsid w:val="00250DBD"/>
    <w:rsid w:val="00254CDC"/>
    <w:rsid w:val="002629A6"/>
    <w:rsid w:val="0026397A"/>
    <w:rsid w:val="00263BC4"/>
    <w:rsid w:val="00273901"/>
    <w:rsid w:val="00275B9D"/>
    <w:rsid w:val="00277414"/>
    <w:rsid w:val="00277DC0"/>
    <w:rsid w:val="00280834"/>
    <w:rsid w:val="00280A80"/>
    <w:rsid w:val="00290296"/>
    <w:rsid w:val="002920B6"/>
    <w:rsid w:val="002921BB"/>
    <w:rsid w:val="00294E0C"/>
    <w:rsid w:val="00294FD5"/>
    <w:rsid w:val="00296424"/>
    <w:rsid w:val="00296FD9"/>
    <w:rsid w:val="002A0860"/>
    <w:rsid w:val="002A2C2D"/>
    <w:rsid w:val="002A3511"/>
    <w:rsid w:val="002A6FF2"/>
    <w:rsid w:val="002A7F18"/>
    <w:rsid w:val="002B1911"/>
    <w:rsid w:val="002B34D7"/>
    <w:rsid w:val="002B43E0"/>
    <w:rsid w:val="002B64B4"/>
    <w:rsid w:val="002B785E"/>
    <w:rsid w:val="002C2984"/>
    <w:rsid w:val="002C4298"/>
    <w:rsid w:val="002C5F81"/>
    <w:rsid w:val="002C6438"/>
    <w:rsid w:val="002D028F"/>
    <w:rsid w:val="002D1825"/>
    <w:rsid w:val="002D3ADB"/>
    <w:rsid w:val="002D4C5B"/>
    <w:rsid w:val="002D63EF"/>
    <w:rsid w:val="002D766F"/>
    <w:rsid w:val="002D7D32"/>
    <w:rsid w:val="002E0599"/>
    <w:rsid w:val="002E4FCD"/>
    <w:rsid w:val="002E71EE"/>
    <w:rsid w:val="002F0402"/>
    <w:rsid w:val="002F045F"/>
    <w:rsid w:val="002F1448"/>
    <w:rsid w:val="002F2B7C"/>
    <w:rsid w:val="002F2E64"/>
    <w:rsid w:val="002F3041"/>
    <w:rsid w:val="002F37A2"/>
    <w:rsid w:val="002F39D8"/>
    <w:rsid w:val="002F4CBC"/>
    <w:rsid w:val="002F6735"/>
    <w:rsid w:val="002F691B"/>
    <w:rsid w:val="00302478"/>
    <w:rsid w:val="00302F39"/>
    <w:rsid w:val="00303FF3"/>
    <w:rsid w:val="00306791"/>
    <w:rsid w:val="00310DB8"/>
    <w:rsid w:val="00311CBA"/>
    <w:rsid w:val="00312292"/>
    <w:rsid w:val="0031435A"/>
    <w:rsid w:val="003161B5"/>
    <w:rsid w:val="003254B5"/>
    <w:rsid w:val="003257EC"/>
    <w:rsid w:val="00325935"/>
    <w:rsid w:val="00326068"/>
    <w:rsid w:val="00327433"/>
    <w:rsid w:val="00336864"/>
    <w:rsid w:val="00337B24"/>
    <w:rsid w:val="00340323"/>
    <w:rsid w:val="003407E9"/>
    <w:rsid w:val="00341B45"/>
    <w:rsid w:val="00346022"/>
    <w:rsid w:val="00346B9D"/>
    <w:rsid w:val="00354AF4"/>
    <w:rsid w:val="00354C25"/>
    <w:rsid w:val="003712D3"/>
    <w:rsid w:val="00371DB9"/>
    <w:rsid w:val="00372420"/>
    <w:rsid w:val="0037501E"/>
    <w:rsid w:val="003768A0"/>
    <w:rsid w:val="00377DAC"/>
    <w:rsid w:val="00382338"/>
    <w:rsid w:val="00383FE0"/>
    <w:rsid w:val="003861A5"/>
    <w:rsid w:val="00386332"/>
    <w:rsid w:val="00386475"/>
    <w:rsid w:val="00395496"/>
    <w:rsid w:val="0039613D"/>
    <w:rsid w:val="003A0C08"/>
    <w:rsid w:val="003A0C51"/>
    <w:rsid w:val="003A39F3"/>
    <w:rsid w:val="003A3DC0"/>
    <w:rsid w:val="003B73D7"/>
    <w:rsid w:val="003C0994"/>
    <w:rsid w:val="003C1F34"/>
    <w:rsid w:val="003C2956"/>
    <w:rsid w:val="003D0D6D"/>
    <w:rsid w:val="003D641E"/>
    <w:rsid w:val="003D6FF4"/>
    <w:rsid w:val="003D7862"/>
    <w:rsid w:val="003E1856"/>
    <w:rsid w:val="003E3A28"/>
    <w:rsid w:val="003E3C78"/>
    <w:rsid w:val="003E3EDA"/>
    <w:rsid w:val="003E46E1"/>
    <w:rsid w:val="003E68B3"/>
    <w:rsid w:val="003F0AE9"/>
    <w:rsid w:val="003F72D5"/>
    <w:rsid w:val="003F7482"/>
    <w:rsid w:val="004031F3"/>
    <w:rsid w:val="00404DB0"/>
    <w:rsid w:val="00405BF8"/>
    <w:rsid w:val="0041231B"/>
    <w:rsid w:val="00412DC6"/>
    <w:rsid w:val="00416F26"/>
    <w:rsid w:val="004177F8"/>
    <w:rsid w:val="00417804"/>
    <w:rsid w:val="00426628"/>
    <w:rsid w:val="004269B4"/>
    <w:rsid w:val="004327A9"/>
    <w:rsid w:val="0043339C"/>
    <w:rsid w:val="004359A4"/>
    <w:rsid w:val="00437494"/>
    <w:rsid w:val="004401D6"/>
    <w:rsid w:val="004411DD"/>
    <w:rsid w:val="004450C3"/>
    <w:rsid w:val="00450F87"/>
    <w:rsid w:val="00452702"/>
    <w:rsid w:val="004529B2"/>
    <w:rsid w:val="004606DE"/>
    <w:rsid w:val="004716F8"/>
    <w:rsid w:val="00472818"/>
    <w:rsid w:val="004770FE"/>
    <w:rsid w:val="00480BDC"/>
    <w:rsid w:val="00481452"/>
    <w:rsid w:val="004828FF"/>
    <w:rsid w:val="004855F3"/>
    <w:rsid w:val="00485927"/>
    <w:rsid w:val="00486F1D"/>
    <w:rsid w:val="00487300"/>
    <w:rsid w:val="0048770A"/>
    <w:rsid w:val="00487C16"/>
    <w:rsid w:val="00490635"/>
    <w:rsid w:val="00491908"/>
    <w:rsid w:val="00492960"/>
    <w:rsid w:val="004961DB"/>
    <w:rsid w:val="00497F87"/>
    <w:rsid w:val="004A4E57"/>
    <w:rsid w:val="004A4F73"/>
    <w:rsid w:val="004A5853"/>
    <w:rsid w:val="004A68C2"/>
    <w:rsid w:val="004B0CA4"/>
    <w:rsid w:val="004B1635"/>
    <w:rsid w:val="004B2E65"/>
    <w:rsid w:val="004B579E"/>
    <w:rsid w:val="004B5E88"/>
    <w:rsid w:val="004C358A"/>
    <w:rsid w:val="004D4AD7"/>
    <w:rsid w:val="004D555C"/>
    <w:rsid w:val="004D6462"/>
    <w:rsid w:val="004D66DE"/>
    <w:rsid w:val="004D6E19"/>
    <w:rsid w:val="004E0DA4"/>
    <w:rsid w:val="004E2936"/>
    <w:rsid w:val="004E3E77"/>
    <w:rsid w:val="004E4506"/>
    <w:rsid w:val="004E4AA4"/>
    <w:rsid w:val="004E661F"/>
    <w:rsid w:val="004F1328"/>
    <w:rsid w:val="004F72CD"/>
    <w:rsid w:val="00500937"/>
    <w:rsid w:val="00501418"/>
    <w:rsid w:val="0050159C"/>
    <w:rsid w:val="00502BF3"/>
    <w:rsid w:val="005049AD"/>
    <w:rsid w:val="00511F28"/>
    <w:rsid w:val="005128AA"/>
    <w:rsid w:val="0051339D"/>
    <w:rsid w:val="0051404B"/>
    <w:rsid w:val="00514E26"/>
    <w:rsid w:val="0052296C"/>
    <w:rsid w:val="005264A9"/>
    <w:rsid w:val="0053547B"/>
    <w:rsid w:val="00535810"/>
    <w:rsid w:val="00540DC3"/>
    <w:rsid w:val="00543301"/>
    <w:rsid w:val="0054388A"/>
    <w:rsid w:val="00550B97"/>
    <w:rsid w:val="00552380"/>
    <w:rsid w:val="00552398"/>
    <w:rsid w:val="00554902"/>
    <w:rsid w:val="005558A4"/>
    <w:rsid w:val="00556A3B"/>
    <w:rsid w:val="00556E97"/>
    <w:rsid w:val="005637FA"/>
    <w:rsid w:val="00566BCD"/>
    <w:rsid w:val="00570CD8"/>
    <w:rsid w:val="00572A59"/>
    <w:rsid w:val="00573785"/>
    <w:rsid w:val="0057445C"/>
    <w:rsid w:val="005758B2"/>
    <w:rsid w:val="005766F7"/>
    <w:rsid w:val="00577D90"/>
    <w:rsid w:val="00580452"/>
    <w:rsid w:val="0058237D"/>
    <w:rsid w:val="00582401"/>
    <w:rsid w:val="00582B2A"/>
    <w:rsid w:val="00585017"/>
    <w:rsid w:val="0058555A"/>
    <w:rsid w:val="00586435"/>
    <w:rsid w:val="0059022E"/>
    <w:rsid w:val="0059247B"/>
    <w:rsid w:val="005949C7"/>
    <w:rsid w:val="00594B9E"/>
    <w:rsid w:val="0059534F"/>
    <w:rsid w:val="005957E2"/>
    <w:rsid w:val="005A0916"/>
    <w:rsid w:val="005A104F"/>
    <w:rsid w:val="005A19CD"/>
    <w:rsid w:val="005A5409"/>
    <w:rsid w:val="005A65FA"/>
    <w:rsid w:val="005A7EF7"/>
    <w:rsid w:val="005B1AAF"/>
    <w:rsid w:val="005B4F76"/>
    <w:rsid w:val="005B5BC7"/>
    <w:rsid w:val="005C01CA"/>
    <w:rsid w:val="005C135D"/>
    <w:rsid w:val="005C25FA"/>
    <w:rsid w:val="005C311B"/>
    <w:rsid w:val="005C3A72"/>
    <w:rsid w:val="005C5B7A"/>
    <w:rsid w:val="005C63F7"/>
    <w:rsid w:val="005D0BD5"/>
    <w:rsid w:val="005D1202"/>
    <w:rsid w:val="005D1FCF"/>
    <w:rsid w:val="005D21E0"/>
    <w:rsid w:val="005D4F78"/>
    <w:rsid w:val="005D533B"/>
    <w:rsid w:val="005D6330"/>
    <w:rsid w:val="005D657A"/>
    <w:rsid w:val="005D67F0"/>
    <w:rsid w:val="005E195E"/>
    <w:rsid w:val="005E25F3"/>
    <w:rsid w:val="005E5087"/>
    <w:rsid w:val="005F2900"/>
    <w:rsid w:val="005F2B5F"/>
    <w:rsid w:val="005F647D"/>
    <w:rsid w:val="005F6C59"/>
    <w:rsid w:val="005F6E61"/>
    <w:rsid w:val="006012CC"/>
    <w:rsid w:val="00610DFC"/>
    <w:rsid w:val="0061122D"/>
    <w:rsid w:val="00614DC9"/>
    <w:rsid w:val="00616DA9"/>
    <w:rsid w:val="00617C12"/>
    <w:rsid w:val="0062196A"/>
    <w:rsid w:val="00623BEC"/>
    <w:rsid w:val="006268ED"/>
    <w:rsid w:val="00626DB6"/>
    <w:rsid w:val="0063053C"/>
    <w:rsid w:val="00631DBE"/>
    <w:rsid w:val="00641F0F"/>
    <w:rsid w:val="006436FE"/>
    <w:rsid w:val="00644A15"/>
    <w:rsid w:val="00645090"/>
    <w:rsid w:val="00654138"/>
    <w:rsid w:val="00654399"/>
    <w:rsid w:val="006576F3"/>
    <w:rsid w:val="00662CA9"/>
    <w:rsid w:val="00674B50"/>
    <w:rsid w:val="0068009F"/>
    <w:rsid w:val="006806E5"/>
    <w:rsid w:val="00681FDF"/>
    <w:rsid w:val="0068213B"/>
    <w:rsid w:val="00682AB9"/>
    <w:rsid w:val="00682C40"/>
    <w:rsid w:val="006830B8"/>
    <w:rsid w:val="006845C7"/>
    <w:rsid w:val="00685B79"/>
    <w:rsid w:val="00685B7D"/>
    <w:rsid w:val="00686B0B"/>
    <w:rsid w:val="00691067"/>
    <w:rsid w:val="006917C6"/>
    <w:rsid w:val="006939AB"/>
    <w:rsid w:val="00693D11"/>
    <w:rsid w:val="00693D74"/>
    <w:rsid w:val="006946F4"/>
    <w:rsid w:val="00696571"/>
    <w:rsid w:val="006A001F"/>
    <w:rsid w:val="006A30EE"/>
    <w:rsid w:val="006A5853"/>
    <w:rsid w:val="006B0994"/>
    <w:rsid w:val="006B1319"/>
    <w:rsid w:val="006B1D3C"/>
    <w:rsid w:val="006B3166"/>
    <w:rsid w:val="006C18B9"/>
    <w:rsid w:val="006C5F4B"/>
    <w:rsid w:val="006C6CAD"/>
    <w:rsid w:val="006C7242"/>
    <w:rsid w:val="006D1D64"/>
    <w:rsid w:val="006D4D3C"/>
    <w:rsid w:val="006D567D"/>
    <w:rsid w:val="006E0925"/>
    <w:rsid w:val="006E480A"/>
    <w:rsid w:val="006E573F"/>
    <w:rsid w:val="006E6F6E"/>
    <w:rsid w:val="006F26F1"/>
    <w:rsid w:val="006F2ADB"/>
    <w:rsid w:val="006F5789"/>
    <w:rsid w:val="006F6AC4"/>
    <w:rsid w:val="006F6B22"/>
    <w:rsid w:val="006F7B7D"/>
    <w:rsid w:val="007002C4"/>
    <w:rsid w:val="007005AB"/>
    <w:rsid w:val="0070110E"/>
    <w:rsid w:val="00710311"/>
    <w:rsid w:val="00712E5B"/>
    <w:rsid w:val="0071543F"/>
    <w:rsid w:val="00716315"/>
    <w:rsid w:val="0071778C"/>
    <w:rsid w:val="00724DC0"/>
    <w:rsid w:val="00725703"/>
    <w:rsid w:val="0073029A"/>
    <w:rsid w:val="0073278A"/>
    <w:rsid w:val="00734F0B"/>
    <w:rsid w:val="00740D1F"/>
    <w:rsid w:val="007412AB"/>
    <w:rsid w:val="0074278F"/>
    <w:rsid w:val="00742CDC"/>
    <w:rsid w:val="00743E25"/>
    <w:rsid w:val="00746420"/>
    <w:rsid w:val="00747054"/>
    <w:rsid w:val="00760311"/>
    <w:rsid w:val="0076257F"/>
    <w:rsid w:val="0076560D"/>
    <w:rsid w:val="00767B19"/>
    <w:rsid w:val="00771DC7"/>
    <w:rsid w:val="00772623"/>
    <w:rsid w:val="007754CA"/>
    <w:rsid w:val="00782605"/>
    <w:rsid w:val="007932FD"/>
    <w:rsid w:val="00797718"/>
    <w:rsid w:val="007A1930"/>
    <w:rsid w:val="007A2B77"/>
    <w:rsid w:val="007A3BE0"/>
    <w:rsid w:val="007B2856"/>
    <w:rsid w:val="007B3E54"/>
    <w:rsid w:val="007C0882"/>
    <w:rsid w:val="007C2B73"/>
    <w:rsid w:val="007C3887"/>
    <w:rsid w:val="007C506B"/>
    <w:rsid w:val="007C543C"/>
    <w:rsid w:val="007D11F0"/>
    <w:rsid w:val="007D1FF7"/>
    <w:rsid w:val="007D29C1"/>
    <w:rsid w:val="007D35A7"/>
    <w:rsid w:val="007D3BFD"/>
    <w:rsid w:val="007D5A8A"/>
    <w:rsid w:val="007D7A4D"/>
    <w:rsid w:val="007E12DF"/>
    <w:rsid w:val="007E1478"/>
    <w:rsid w:val="007E1709"/>
    <w:rsid w:val="007E37E3"/>
    <w:rsid w:val="007E47C7"/>
    <w:rsid w:val="007F0215"/>
    <w:rsid w:val="007F3181"/>
    <w:rsid w:val="00801C9D"/>
    <w:rsid w:val="008025CB"/>
    <w:rsid w:val="0080778A"/>
    <w:rsid w:val="0081051B"/>
    <w:rsid w:val="00810B90"/>
    <w:rsid w:val="00810BEB"/>
    <w:rsid w:val="00811184"/>
    <w:rsid w:val="0081166E"/>
    <w:rsid w:val="00811C5A"/>
    <w:rsid w:val="00816C3C"/>
    <w:rsid w:val="00823C02"/>
    <w:rsid w:val="00824E3C"/>
    <w:rsid w:val="008254E0"/>
    <w:rsid w:val="00830C03"/>
    <w:rsid w:val="0083126D"/>
    <w:rsid w:val="00831DAB"/>
    <w:rsid w:val="00833B7D"/>
    <w:rsid w:val="0083478F"/>
    <w:rsid w:val="00836899"/>
    <w:rsid w:val="00836B8E"/>
    <w:rsid w:val="00837A0A"/>
    <w:rsid w:val="00837D44"/>
    <w:rsid w:val="00837EFA"/>
    <w:rsid w:val="00840068"/>
    <w:rsid w:val="00842D23"/>
    <w:rsid w:val="0084512A"/>
    <w:rsid w:val="0084707B"/>
    <w:rsid w:val="0085101E"/>
    <w:rsid w:val="00854500"/>
    <w:rsid w:val="00856F6F"/>
    <w:rsid w:val="008577A3"/>
    <w:rsid w:val="00857E1C"/>
    <w:rsid w:val="0086076C"/>
    <w:rsid w:val="00865D01"/>
    <w:rsid w:val="008772B1"/>
    <w:rsid w:val="00882941"/>
    <w:rsid w:val="00883E4E"/>
    <w:rsid w:val="008844A0"/>
    <w:rsid w:val="008850DB"/>
    <w:rsid w:val="008863FE"/>
    <w:rsid w:val="00886CD1"/>
    <w:rsid w:val="0089001B"/>
    <w:rsid w:val="00897855"/>
    <w:rsid w:val="008A0BF0"/>
    <w:rsid w:val="008A0FA8"/>
    <w:rsid w:val="008A4440"/>
    <w:rsid w:val="008A6E9C"/>
    <w:rsid w:val="008A7B91"/>
    <w:rsid w:val="008B15B8"/>
    <w:rsid w:val="008B26FA"/>
    <w:rsid w:val="008B3484"/>
    <w:rsid w:val="008B34F3"/>
    <w:rsid w:val="008C06D3"/>
    <w:rsid w:val="008C1B40"/>
    <w:rsid w:val="008D1FE3"/>
    <w:rsid w:val="008D3071"/>
    <w:rsid w:val="008D6115"/>
    <w:rsid w:val="008D7909"/>
    <w:rsid w:val="008E4008"/>
    <w:rsid w:val="008F5170"/>
    <w:rsid w:val="008F648F"/>
    <w:rsid w:val="008F64E8"/>
    <w:rsid w:val="00903319"/>
    <w:rsid w:val="00903B99"/>
    <w:rsid w:val="00904B4A"/>
    <w:rsid w:val="009065DE"/>
    <w:rsid w:val="009140DF"/>
    <w:rsid w:val="009142D4"/>
    <w:rsid w:val="00917CDE"/>
    <w:rsid w:val="00917F10"/>
    <w:rsid w:val="00920920"/>
    <w:rsid w:val="009243A0"/>
    <w:rsid w:val="00925E45"/>
    <w:rsid w:val="00925FC0"/>
    <w:rsid w:val="009274E3"/>
    <w:rsid w:val="00931278"/>
    <w:rsid w:val="0093158B"/>
    <w:rsid w:val="0095027E"/>
    <w:rsid w:val="00953A12"/>
    <w:rsid w:val="009579D2"/>
    <w:rsid w:val="00960D19"/>
    <w:rsid w:val="00962968"/>
    <w:rsid w:val="00965659"/>
    <w:rsid w:val="00972354"/>
    <w:rsid w:val="00975800"/>
    <w:rsid w:val="00976E95"/>
    <w:rsid w:val="0097768A"/>
    <w:rsid w:val="00977967"/>
    <w:rsid w:val="00977D9E"/>
    <w:rsid w:val="00986C69"/>
    <w:rsid w:val="00991C2C"/>
    <w:rsid w:val="00991FA4"/>
    <w:rsid w:val="0099398C"/>
    <w:rsid w:val="009949F6"/>
    <w:rsid w:val="00994A89"/>
    <w:rsid w:val="00995C7D"/>
    <w:rsid w:val="0099650D"/>
    <w:rsid w:val="00996594"/>
    <w:rsid w:val="009A1B22"/>
    <w:rsid w:val="009A269B"/>
    <w:rsid w:val="009A52E5"/>
    <w:rsid w:val="009A7EE1"/>
    <w:rsid w:val="009B0D87"/>
    <w:rsid w:val="009B1EA5"/>
    <w:rsid w:val="009B4DEE"/>
    <w:rsid w:val="009B58E7"/>
    <w:rsid w:val="009C269F"/>
    <w:rsid w:val="009D14E3"/>
    <w:rsid w:val="009D4FA1"/>
    <w:rsid w:val="009E3785"/>
    <w:rsid w:val="009E4328"/>
    <w:rsid w:val="009E4509"/>
    <w:rsid w:val="009E66AC"/>
    <w:rsid w:val="009E6C9E"/>
    <w:rsid w:val="009F17E7"/>
    <w:rsid w:val="009F4796"/>
    <w:rsid w:val="00A00CCE"/>
    <w:rsid w:val="00A034BA"/>
    <w:rsid w:val="00A03CD9"/>
    <w:rsid w:val="00A05752"/>
    <w:rsid w:val="00A064E0"/>
    <w:rsid w:val="00A1057F"/>
    <w:rsid w:val="00A15512"/>
    <w:rsid w:val="00A15DE0"/>
    <w:rsid w:val="00A17D00"/>
    <w:rsid w:val="00A21607"/>
    <w:rsid w:val="00A24FDE"/>
    <w:rsid w:val="00A30561"/>
    <w:rsid w:val="00A44682"/>
    <w:rsid w:val="00A44ECA"/>
    <w:rsid w:val="00A47A02"/>
    <w:rsid w:val="00A50F60"/>
    <w:rsid w:val="00A518EF"/>
    <w:rsid w:val="00A53375"/>
    <w:rsid w:val="00A53634"/>
    <w:rsid w:val="00A54B34"/>
    <w:rsid w:val="00A552FC"/>
    <w:rsid w:val="00A557DF"/>
    <w:rsid w:val="00A55B33"/>
    <w:rsid w:val="00A56784"/>
    <w:rsid w:val="00A60DA3"/>
    <w:rsid w:val="00A61915"/>
    <w:rsid w:val="00A623F5"/>
    <w:rsid w:val="00A62564"/>
    <w:rsid w:val="00A6707C"/>
    <w:rsid w:val="00A71A48"/>
    <w:rsid w:val="00A736D3"/>
    <w:rsid w:val="00A75960"/>
    <w:rsid w:val="00A77C26"/>
    <w:rsid w:val="00A77C33"/>
    <w:rsid w:val="00A809D8"/>
    <w:rsid w:val="00A814DB"/>
    <w:rsid w:val="00A83E9D"/>
    <w:rsid w:val="00A8558C"/>
    <w:rsid w:val="00A96FF1"/>
    <w:rsid w:val="00AA287E"/>
    <w:rsid w:val="00AA487D"/>
    <w:rsid w:val="00AA4C2E"/>
    <w:rsid w:val="00AA7A14"/>
    <w:rsid w:val="00AB016B"/>
    <w:rsid w:val="00AB1054"/>
    <w:rsid w:val="00AB2744"/>
    <w:rsid w:val="00AB2826"/>
    <w:rsid w:val="00AB4AA2"/>
    <w:rsid w:val="00AB5E62"/>
    <w:rsid w:val="00AB7B55"/>
    <w:rsid w:val="00AC0415"/>
    <w:rsid w:val="00AC5059"/>
    <w:rsid w:val="00AD08F3"/>
    <w:rsid w:val="00AD1037"/>
    <w:rsid w:val="00AD2C2D"/>
    <w:rsid w:val="00AD503B"/>
    <w:rsid w:val="00AD77B8"/>
    <w:rsid w:val="00AD7C3D"/>
    <w:rsid w:val="00AE0328"/>
    <w:rsid w:val="00AE1924"/>
    <w:rsid w:val="00AF104A"/>
    <w:rsid w:val="00AF1497"/>
    <w:rsid w:val="00AF2E16"/>
    <w:rsid w:val="00AF3422"/>
    <w:rsid w:val="00AF4E43"/>
    <w:rsid w:val="00AF77F3"/>
    <w:rsid w:val="00B0613F"/>
    <w:rsid w:val="00B10688"/>
    <w:rsid w:val="00B15542"/>
    <w:rsid w:val="00B15B5B"/>
    <w:rsid w:val="00B176A8"/>
    <w:rsid w:val="00B17C1E"/>
    <w:rsid w:val="00B20D57"/>
    <w:rsid w:val="00B21BF1"/>
    <w:rsid w:val="00B23D36"/>
    <w:rsid w:val="00B25A61"/>
    <w:rsid w:val="00B26EF3"/>
    <w:rsid w:val="00B31E6B"/>
    <w:rsid w:val="00B32252"/>
    <w:rsid w:val="00B3450A"/>
    <w:rsid w:val="00B36565"/>
    <w:rsid w:val="00B41F53"/>
    <w:rsid w:val="00B429BA"/>
    <w:rsid w:val="00B42BCE"/>
    <w:rsid w:val="00B43A7A"/>
    <w:rsid w:val="00B55616"/>
    <w:rsid w:val="00B6439F"/>
    <w:rsid w:val="00B72533"/>
    <w:rsid w:val="00B73BEB"/>
    <w:rsid w:val="00B74E5D"/>
    <w:rsid w:val="00B74EAB"/>
    <w:rsid w:val="00B83BBD"/>
    <w:rsid w:val="00B8428D"/>
    <w:rsid w:val="00B87E24"/>
    <w:rsid w:val="00B91520"/>
    <w:rsid w:val="00B91A75"/>
    <w:rsid w:val="00B9229A"/>
    <w:rsid w:val="00B93B88"/>
    <w:rsid w:val="00B940C1"/>
    <w:rsid w:val="00B952FB"/>
    <w:rsid w:val="00BA02E9"/>
    <w:rsid w:val="00BA4008"/>
    <w:rsid w:val="00BA53C5"/>
    <w:rsid w:val="00BA54F4"/>
    <w:rsid w:val="00BA5C6D"/>
    <w:rsid w:val="00BA6EFE"/>
    <w:rsid w:val="00BB0B0A"/>
    <w:rsid w:val="00BB5704"/>
    <w:rsid w:val="00BB6B6B"/>
    <w:rsid w:val="00BB77E5"/>
    <w:rsid w:val="00BC29EC"/>
    <w:rsid w:val="00BC2CCC"/>
    <w:rsid w:val="00BD0E24"/>
    <w:rsid w:val="00BD3764"/>
    <w:rsid w:val="00BD55D6"/>
    <w:rsid w:val="00BD65CE"/>
    <w:rsid w:val="00BE24A5"/>
    <w:rsid w:val="00BF07E5"/>
    <w:rsid w:val="00BF69F5"/>
    <w:rsid w:val="00C05BBD"/>
    <w:rsid w:val="00C0714D"/>
    <w:rsid w:val="00C158CC"/>
    <w:rsid w:val="00C226C2"/>
    <w:rsid w:val="00C24227"/>
    <w:rsid w:val="00C247FF"/>
    <w:rsid w:val="00C256CF"/>
    <w:rsid w:val="00C26542"/>
    <w:rsid w:val="00C26D18"/>
    <w:rsid w:val="00C31FFB"/>
    <w:rsid w:val="00C32E69"/>
    <w:rsid w:val="00C33548"/>
    <w:rsid w:val="00C348AC"/>
    <w:rsid w:val="00C34ADF"/>
    <w:rsid w:val="00C37337"/>
    <w:rsid w:val="00C37BC0"/>
    <w:rsid w:val="00C42EE7"/>
    <w:rsid w:val="00C45889"/>
    <w:rsid w:val="00C504D2"/>
    <w:rsid w:val="00C5237D"/>
    <w:rsid w:val="00C539EE"/>
    <w:rsid w:val="00C54660"/>
    <w:rsid w:val="00C54C3D"/>
    <w:rsid w:val="00C56087"/>
    <w:rsid w:val="00C57EE9"/>
    <w:rsid w:val="00C60921"/>
    <w:rsid w:val="00C60C4C"/>
    <w:rsid w:val="00C61061"/>
    <w:rsid w:val="00C61A95"/>
    <w:rsid w:val="00C66136"/>
    <w:rsid w:val="00C6780D"/>
    <w:rsid w:val="00C67CF3"/>
    <w:rsid w:val="00C7217F"/>
    <w:rsid w:val="00C73456"/>
    <w:rsid w:val="00C74CDD"/>
    <w:rsid w:val="00C76116"/>
    <w:rsid w:val="00C771EC"/>
    <w:rsid w:val="00C80970"/>
    <w:rsid w:val="00C8209A"/>
    <w:rsid w:val="00C84EA7"/>
    <w:rsid w:val="00C859C3"/>
    <w:rsid w:val="00C9061E"/>
    <w:rsid w:val="00C90943"/>
    <w:rsid w:val="00C91455"/>
    <w:rsid w:val="00C948F2"/>
    <w:rsid w:val="00C9691D"/>
    <w:rsid w:val="00C978D4"/>
    <w:rsid w:val="00CA0537"/>
    <w:rsid w:val="00CA1E05"/>
    <w:rsid w:val="00CA3511"/>
    <w:rsid w:val="00CA46FA"/>
    <w:rsid w:val="00CA6E60"/>
    <w:rsid w:val="00CB08D6"/>
    <w:rsid w:val="00CB5834"/>
    <w:rsid w:val="00CC264E"/>
    <w:rsid w:val="00CC37A8"/>
    <w:rsid w:val="00CC686E"/>
    <w:rsid w:val="00CD00B3"/>
    <w:rsid w:val="00CD06A2"/>
    <w:rsid w:val="00CD1240"/>
    <w:rsid w:val="00CD3DB7"/>
    <w:rsid w:val="00CD4F7B"/>
    <w:rsid w:val="00CD6291"/>
    <w:rsid w:val="00CE341D"/>
    <w:rsid w:val="00CE35A5"/>
    <w:rsid w:val="00CE60C4"/>
    <w:rsid w:val="00CE7458"/>
    <w:rsid w:val="00CE74BF"/>
    <w:rsid w:val="00CF0AD9"/>
    <w:rsid w:val="00CF423E"/>
    <w:rsid w:val="00CF7CB4"/>
    <w:rsid w:val="00CF7FAF"/>
    <w:rsid w:val="00D02DA7"/>
    <w:rsid w:val="00D03195"/>
    <w:rsid w:val="00D04501"/>
    <w:rsid w:val="00D0460C"/>
    <w:rsid w:val="00D04AFF"/>
    <w:rsid w:val="00D05FA2"/>
    <w:rsid w:val="00D108BA"/>
    <w:rsid w:val="00D11564"/>
    <w:rsid w:val="00D143CD"/>
    <w:rsid w:val="00D17184"/>
    <w:rsid w:val="00D32348"/>
    <w:rsid w:val="00D33D72"/>
    <w:rsid w:val="00D359EF"/>
    <w:rsid w:val="00D37F43"/>
    <w:rsid w:val="00D430B2"/>
    <w:rsid w:val="00D46A89"/>
    <w:rsid w:val="00D517BB"/>
    <w:rsid w:val="00D53263"/>
    <w:rsid w:val="00D56EC7"/>
    <w:rsid w:val="00D62733"/>
    <w:rsid w:val="00D63B60"/>
    <w:rsid w:val="00D64C0F"/>
    <w:rsid w:val="00D719A3"/>
    <w:rsid w:val="00D74AFA"/>
    <w:rsid w:val="00D74C1F"/>
    <w:rsid w:val="00D754FD"/>
    <w:rsid w:val="00D80091"/>
    <w:rsid w:val="00D819D2"/>
    <w:rsid w:val="00D81BD7"/>
    <w:rsid w:val="00D820F6"/>
    <w:rsid w:val="00D83E49"/>
    <w:rsid w:val="00D83F9C"/>
    <w:rsid w:val="00D857CE"/>
    <w:rsid w:val="00D92C02"/>
    <w:rsid w:val="00D97725"/>
    <w:rsid w:val="00D97CDF"/>
    <w:rsid w:val="00DA0451"/>
    <w:rsid w:val="00DA4E54"/>
    <w:rsid w:val="00DA637C"/>
    <w:rsid w:val="00DB41C3"/>
    <w:rsid w:val="00DC2344"/>
    <w:rsid w:val="00DC40B6"/>
    <w:rsid w:val="00DD277B"/>
    <w:rsid w:val="00DD48C9"/>
    <w:rsid w:val="00DD66D9"/>
    <w:rsid w:val="00DE32ED"/>
    <w:rsid w:val="00DE5BF6"/>
    <w:rsid w:val="00DE6E78"/>
    <w:rsid w:val="00DE7A20"/>
    <w:rsid w:val="00DF3AE5"/>
    <w:rsid w:val="00DF7366"/>
    <w:rsid w:val="00DF7C22"/>
    <w:rsid w:val="00E0214C"/>
    <w:rsid w:val="00E03E8B"/>
    <w:rsid w:val="00E04C8D"/>
    <w:rsid w:val="00E05F4E"/>
    <w:rsid w:val="00E07782"/>
    <w:rsid w:val="00E109AF"/>
    <w:rsid w:val="00E1315C"/>
    <w:rsid w:val="00E1351B"/>
    <w:rsid w:val="00E146AF"/>
    <w:rsid w:val="00E15D98"/>
    <w:rsid w:val="00E16797"/>
    <w:rsid w:val="00E16DCA"/>
    <w:rsid w:val="00E1703A"/>
    <w:rsid w:val="00E175C5"/>
    <w:rsid w:val="00E1772A"/>
    <w:rsid w:val="00E21082"/>
    <w:rsid w:val="00E21978"/>
    <w:rsid w:val="00E22B8D"/>
    <w:rsid w:val="00E26EE6"/>
    <w:rsid w:val="00E26F49"/>
    <w:rsid w:val="00E33222"/>
    <w:rsid w:val="00E33E17"/>
    <w:rsid w:val="00E35518"/>
    <w:rsid w:val="00E4084C"/>
    <w:rsid w:val="00E40AC0"/>
    <w:rsid w:val="00E4371E"/>
    <w:rsid w:val="00E4415D"/>
    <w:rsid w:val="00E453A3"/>
    <w:rsid w:val="00E454C2"/>
    <w:rsid w:val="00E4642B"/>
    <w:rsid w:val="00E503BA"/>
    <w:rsid w:val="00E51B7D"/>
    <w:rsid w:val="00E51E89"/>
    <w:rsid w:val="00E51EB9"/>
    <w:rsid w:val="00E52828"/>
    <w:rsid w:val="00E63576"/>
    <w:rsid w:val="00E7104A"/>
    <w:rsid w:val="00E71B7B"/>
    <w:rsid w:val="00E72586"/>
    <w:rsid w:val="00E73572"/>
    <w:rsid w:val="00E80D73"/>
    <w:rsid w:val="00E81F69"/>
    <w:rsid w:val="00E83B1D"/>
    <w:rsid w:val="00E85590"/>
    <w:rsid w:val="00E86575"/>
    <w:rsid w:val="00E8718D"/>
    <w:rsid w:val="00E876A3"/>
    <w:rsid w:val="00E928ED"/>
    <w:rsid w:val="00E94102"/>
    <w:rsid w:val="00E96C29"/>
    <w:rsid w:val="00EA1DEE"/>
    <w:rsid w:val="00EB0396"/>
    <w:rsid w:val="00EB7BF5"/>
    <w:rsid w:val="00EC308A"/>
    <w:rsid w:val="00EC31C7"/>
    <w:rsid w:val="00EC4371"/>
    <w:rsid w:val="00EC6751"/>
    <w:rsid w:val="00EC6D0C"/>
    <w:rsid w:val="00ED7187"/>
    <w:rsid w:val="00ED71DD"/>
    <w:rsid w:val="00ED7FD1"/>
    <w:rsid w:val="00EE35F0"/>
    <w:rsid w:val="00EE3F01"/>
    <w:rsid w:val="00EE52D4"/>
    <w:rsid w:val="00EF1A00"/>
    <w:rsid w:val="00EF2A40"/>
    <w:rsid w:val="00EF446D"/>
    <w:rsid w:val="00EF6583"/>
    <w:rsid w:val="00EF7FE2"/>
    <w:rsid w:val="00F03075"/>
    <w:rsid w:val="00F0510D"/>
    <w:rsid w:val="00F052A6"/>
    <w:rsid w:val="00F06D24"/>
    <w:rsid w:val="00F07388"/>
    <w:rsid w:val="00F1244C"/>
    <w:rsid w:val="00F12E4E"/>
    <w:rsid w:val="00F1452B"/>
    <w:rsid w:val="00F17420"/>
    <w:rsid w:val="00F237B3"/>
    <w:rsid w:val="00F240E5"/>
    <w:rsid w:val="00F309B1"/>
    <w:rsid w:val="00F323F3"/>
    <w:rsid w:val="00F3343A"/>
    <w:rsid w:val="00F362FB"/>
    <w:rsid w:val="00F37478"/>
    <w:rsid w:val="00F37CBA"/>
    <w:rsid w:val="00F426AE"/>
    <w:rsid w:val="00F42FE3"/>
    <w:rsid w:val="00F44583"/>
    <w:rsid w:val="00F47C36"/>
    <w:rsid w:val="00F47E40"/>
    <w:rsid w:val="00F5151B"/>
    <w:rsid w:val="00F517F1"/>
    <w:rsid w:val="00F53CED"/>
    <w:rsid w:val="00F549B7"/>
    <w:rsid w:val="00F560DB"/>
    <w:rsid w:val="00F60803"/>
    <w:rsid w:val="00F60833"/>
    <w:rsid w:val="00F611F0"/>
    <w:rsid w:val="00F6254C"/>
    <w:rsid w:val="00F62CAB"/>
    <w:rsid w:val="00F6360B"/>
    <w:rsid w:val="00F63CA8"/>
    <w:rsid w:val="00F65F2D"/>
    <w:rsid w:val="00F66219"/>
    <w:rsid w:val="00F72544"/>
    <w:rsid w:val="00F72BD6"/>
    <w:rsid w:val="00F72DB1"/>
    <w:rsid w:val="00F81D87"/>
    <w:rsid w:val="00F9146D"/>
    <w:rsid w:val="00F92268"/>
    <w:rsid w:val="00F96009"/>
    <w:rsid w:val="00F96C5C"/>
    <w:rsid w:val="00F97712"/>
    <w:rsid w:val="00FA06FB"/>
    <w:rsid w:val="00FA08DB"/>
    <w:rsid w:val="00FA4B49"/>
    <w:rsid w:val="00FA4CBE"/>
    <w:rsid w:val="00FA7788"/>
    <w:rsid w:val="00FB1179"/>
    <w:rsid w:val="00FB16E8"/>
    <w:rsid w:val="00FB218E"/>
    <w:rsid w:val="00FB4741"/>
    <w:rsid w:val="00FB7CB3"/>
    <w:rsid w:val="00FC1932"/>
    <w:rsid w:val="00FC1AF7"/>
    <w:rsid w:val="00FC3C25"/>
    <w:rsid w:val="00FC53B0"/>
    <w:rsid w:val="00FD087A"/>
    <w:rsid w:val="00FD3AE9"/>
    <w:rsid w:val="00FD4D50"/>
    <w:rsid w:val="00FD5D6E"/>
    <w:rsid w:val="00FD690B"/>
    <w:rsid w:val="00FF0DD8"/>
    <w:rsid w:val="00FF534A"/>
    <w:rsid w:val="00FF68FE"/>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CE4C7F"/>
  <w15:docId w15:val="{00C5C6C1-66ED-44B5-874F-9181744E1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B3C"/>
    <w:pPr>
      <w:spacing w:before="120" w:after="120" w:line="360" w:lineRule="auto"/>
      <w:jc w:val="both"/>
    </w:pPr>
    <w:rPr>
      <w:rFonts w:ascii="Aptos" w:hAnsi="Aptos"/>
      <w:sz w:val="24"/>
      <w:szCs w:val="24"/>
    </w:rPr>
  </w:style>
  <w:style w:type="paragraph" w:styleId="Heading1">
    <w:name w:val="heading 1"/>
    <w:next w:val="OpeningParagraph"/>
    <w:uiPriority w:val="9"/>
    <w:qFormat/>
    <w:rsid w:val="004E4AA4"/>
    <w:pPr>
      <w:numPr>
        <w:numId w:val="5"/>
      </w:numPr>
      <w:spacing w:before="360" w:after="200"/>
      <w:jc w:val="both"/>
      <w:outlineLvl w:val="0"/>
    </w:pPr>
    <w:rPr>
      <w:rFonts w:ascii="Aptos" w:hAnsi="Aptos"/>
      <w:b/>
      <w:bCs/>
      <w:sz w:val="36"/>
      <w:szCs w:val="36"/>
      <w:lang w:val="en-US"/>
    </w:rPr>
  </w:style>
  <w:style w:type="paragraph" w:styleId="Heading2">
    <w:name w:val="heading 2"/>
    <w:next w:val="OpeningParagraph"/>
    <w:uiPriority w:val="9"/>
    <w:unhideWhenUsed/>
    <w:qFormat/>
    <w:rsid w:val="00D11564"/>
    <w:pPr>
      <w:numPr>
        <w:ilvl w:val="1"/>
        <w:numId w:val="5"/>
      </w:numPr>
      <w:spacing w:before="280" w:after="120"/>
      <w:outlineLvl w:val="1"/>
    </w:pPr>
    <w:rPr>
      <w:rFonts w:ascii="Aptos" w:hAnsi="Aptos"/>
      <w:b/>
      <w:bCs/>
      <w:sz w:val="30"/>
      <w:szCs w:val="30"/>
    </w:rPr>
  </w:style>
  <w:style w:type="paragraph" w:styleId="Heading3">
    <w:name w:val="heading 3"/>
    <w:next w:val="OpeningParagraph"/>
    <w:uiPriority w:val="9"/>
    <w:unhideWhenUsed/>
    <w:qFormat/>
    <w:rsid w:val="00D11564"/>
    <w:pPr>
      <w:numPr>
        <w:ilvl w:val="2"/>
        <w:numId w:val="5"/>
      </w:numPr>
      <w:spacing w:before="200" w:after="100"/>
      <w:outlineLvl w:val="2"/>
    </w:pPr>
    <w:rPr>
      <w:rFonts w:ascii="Aptos" w:hAnsi="Aptos"/>
      <w:b/>
      <w:bCs/>
      <w:color w:val="333333"/>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unhideWhenUsed/>
    <w:qFormat/>
    <w:pPr>
      <w:outlineLvl w:val="4"/>
    </w:pPr>
    <w:rPr>
      <w:color w:val="2E74B5"/>
    </w:rPr>
  </w:style>
  <w:style w:type="paragraph" w:styleId="Heading6">
    <w:name w:val="heading 6"/>
    <w:uiPriority w:val="9"/>
    <w:unhideWhenUsed/>
    <w:qFormat/>
    <w:pPr>
      <w:outlineLvl w:val="5"/>
    </w:pPr>
    <w:rPr>
      <w:color w:val="1F4D78"/>
    </w:rPr>
  </w:style>
  <w:style w:type="paragraph" w:styleId="Heading7">
    <w:name w:val="heading 7"/>
    <w:basedOn w:val="Normal"/>
    <w:next w:val="BodyText"/>
    <w:link w:val="Heading7Char"/>
    <w:uiPriority w:val="9"/>
    <w:unhideWhenUsed/>
    <w:qFormat/>
    <w:rsid w:val="006830B8"/>
    <w:pPr>
      <w:keepNext/>
      <w:keepLines/>
      <w:spacing w:before="200" w:after="0" w:line="240" w:lineRule="auto"/>
      <w:jc w:val="left"/>
      <w:outlineLvl w:val="6"/>
    </w:pPr>
    <w:rPr>
      <w:rFonts w:asciiTheme="majorHAnsi" w:eastAsiaTheme="majorEastAsia" w:hAnsiTheme="majorHAnsi" w:cstheme="majorBidi"/>
      <w:color w:val="156082" w:themeColor="accent1"/>
      <w:lang w:val="en-US" w:eastAsia="en-US" w:bidi="ar-SA"/>
    </w:rPr>
  </w:style>
  <w:style w:type="paragraph" w:styleId="Heading8">
    <w:name w:val="heading 8"/>
    <w:basedOn w:val="Normal"/>
    <w:next w:val="BodyText"/>
    <w:link w:val="Heading8Char"/>
    <w:uiPriority w:val="9"/>
    <w:unhideWhenUsed/>
    <w:qFormat/>
    <w:rsid w:val="006830B8"/>
    <w:pPr>
      <w:keepNext/>
      <w:keepLines/>
      <w:spacing w:before="200" w:after="0" w:line="240" w:lineRule="auto"/>
      <w:jc w:val="left"/>
      <w:outlineLvl w:val="7"/>
    </w:pPr>
    <w:rPr>
      <w:rFonts w:asciiTheme="majorHAnsi" w:eastAsiaTheme="majorEastAsia" w:hAnsiTheme="majorHAnsi" w:cstheme="majorBidi"/>
      <w:color w:val="156082" w:themeColor="accent1"/>
      <w:lang w:val="en-US" w:eastAsia="en-US" w:bidi="ar-SA"/>
    </w:rPr>
  </w:style>
  <w:style w:type="paragraph" w:styleId="Heading9">
    <w:name w:val="heading 9"/>
    <w:basedOn w:val="Normal"/>
    <w:next w:val="BodyText"/>
    <w:link w:val="Heading9Char"/>
    <w:uiPriority w:val="9"/>
    <w:unhideWhenUsed/>
    <w:qFormat/>
    <w:rsid w:val="006830B8"/>
    <w:pPr>
      <w:keepNext/>
      <w:keepLines/>
      <w:spacing w:before="200" w:after="0" w:line="240" w:lineRule="auto"/>
      <w:jc w:val="left"/>
      <w:outlineLvl w:val="8"/>
    </w:pPr>
    <w:rPr>
      <w:rFonts w:asciiTheme="majorHAnsi" w:eastAsiaTheme="majorEastAsia" w:hAnsiTheme="majorHAnsi" w:cstheme="majorBidi"/>
      <w:color w:val="156082" w:themeColor="accent1"/>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Heading1"/>
    <w:qFormat/>
    <w:rsid w:val="00996594"/>
    <w:pPr>
      <w:numPr>
        <w:numId w:val="0"/>
      </w:numPr>
      <w:jc w:val="left"/>
    </w:pPr>
  </w:style>
  <w:style w:type="paragraph" w:customStyle="1" w:styleId="Strong1">
    <w:name w:val="Strong1"/>
    <w:qFormat/>
    <w:rPr>
      <w:b/>
      <w:bCs/>
    </w:rPr>
  </w:style>
  <w:style w:type="paragraph" w:styleId="ListParagraph">
    <w:name w:val="List Paragraph"/>
    <w:uiPriority w:val="34"/>
    <w:qFormat/>
    <w:rsid w:val="00F309B1"/>
    <w:pPr>
      <w:numPr>
        <w:numId w:val="2"/>
      </w:numPr>
      <w:spacing w:before="80" w:after="80" w:line="360" w:lineRule="auto"/>
      <w:ind w:left="714" w:hanging="357"/>
    </w:pPr>
    <w:rPr>
      <w:rFonts w:ascii="Aptos" w:hAnsi="Aptos"/>
      <w:sz w:val="24"/>
      <w:szCs w:val="24"/>
    </w:rPr>
  </w:style>
  <w:style w:type="character" w:styleId="Hyperlink">
    <w:name w:val="Hyperlink"/>
    <w:uiPriority w:val="99"/>
    <w:unhideWhenUsed/>
    <w:rPr>
      <w:color w:val="0563C1"/>
      <w:u w:val="single"/>
    </w:rPr>
  </w:style>
  <w:style w:type="character" w:styleId="FootnoteReference">
    <w:name w:val="footnote reference"/>
    <w:unhideWhenUsed/>
    <w:rPr>
      <w:vertAlign w:val="superscript"/>
    </w:rPr>
  </w:style>
  <w:style w:type="paragraph" w:styleId="FootnoteText">
    <w:name w:val="footnote text"/>
    <w:link w:val="FootnoteTextChar"/>
    <w:uiPriority w:val="9"/>
    <w:unhideWhenUsed/>
    <w:qFormat/>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TMLPreformatted">
    <w:name w:val="HTML Preformatted"/>
    <w:basedOn w:val="Normal"/>
    <w:link w:val="HTMLPreformattedChar"/>
    <w:uiPriority w:val="99"/>
    <w:semiHidden/>
    <w:unhideWhenUsed/>
    <w:rsid w:val="00554902"/>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54902"/>
    <w:rPr>
      <w:rFonts w:ascii="Consolas" w:hAnsi="Consolas"/>
      <w:sz w:val="20"/>
      <w:szCs w:val="20"/>
    </w:rPr>
  </w:style>
  <w:style w:type="character" w:styleId="PlaceholderText">
    <w:name w:val="Placeholder Text"/>
    <w:basedOn w:val="DefaultParagraphFont"/>
    <w:uiPriority w:val="99"/>
    <w:semiHidden/>
    <w:rsid w:val="00F426AE"/>
    <w:rPr>
      <w:color w:val="666666"/>
    </w:rPr>
  </w:style>
  <w:style w:type="paragraph" w:customStyle="1" w:styleId="headers">
    <w:name w:val="headers"/>
    <w:basedOn w:val="Normal"/>
    <w:qFormat/>
    <w:rsid w:val="00E22B8D"/>
    <w:pPr>
      <w:pBdr>
        <w:top w:val="nil"/>
        <w:left w:val="nil"/>
        <w:bottom w:val="nil"/>
        <w:right w:val="nil"/>
        <w:between w:val="nil"/>
      </w:pBdr>
      <w:ind w:left="2835" w:hanging="2835"/>
    </w:pPr>
    <w:rPr>
      <w:rFonts w:ascii="Georgia" w:eastAsia="Assistant" w:hAnsi="Georgia" w:cs="Assistant"/>
      <w:lang w:val="en-GB" w:eastAsia="de-DE" w:bidi="ar-SA"/>
    </w:rPr>
  </w:style>
  <w:style w:type="paragraph" w:customStyle="1" w:styleId="OpeningParagraph">
    <w:name w:val="Opening_Paragraph"/>
    <w:basedOn w:val="Normal"/>
    <w:next w:val="Normal"/>
    <w:link w:val="OpeningParagraphChar"/>
    <w:qFormat/>
    <w:rsid w:val="0099398C"/>
    <w:pPr>
      <w:pBdr>
        <w:top w:val="nil"/>
        <w:left w:val="nil"/>
        <w:bottom w:val="nil"/>
        <w:right w:val="nil"/>
        <w:between w:val="nil"/>
      </w:pBdr>
      <w:spacing w:before="60" w:afterLines="60" w:after="144"/>
    </w:pPr>
    <w:rPr>
      <w:rFonts w:eastAsia="Assistant" w:cs="Assistant"/>
      <w:szCs w:val="22"/>
      <w:lang w:val="en-GB" w:eastAsia="de-DE" w:bidi="ar-SA"/>
    </w:rPr>
  </w:style>
  <w:style w:type="character" w:customStyle="1" w:styleId="OpeningParagraphChar">
    <w:name w:val="Opening_Paragraph Char"/>
    <w:basedOn w:val="DefaultParagraphFont"/>
    <w:link w:val="OpeningParagraph"/>
    <w:rsid w:val="0099398C"/>
    <w:rPr>
      <w:rFonts w:ascii="Aptos" w:eastAsia="Assistant" w:hAnsi="Aptos" w:cs="Assistant"/>
      <w:sz w:val="24"/>
      <w:lang w:val="en-GB" w:eastAsia="de-DE" w:bidi="ar-SA"/>
    </w:rPr>
  </w:style>
  <w:style w:type="paragraph" w:customStyle="1" w:styleId="IndentParagraph">
    <w:name w:val="Indent_Paragraph"/>
    <w:basedOn w:val="Normal"/>
    <w:qFormat/>
    <w:rsid w:val="00D33D72"/>
    <w:pPr>
      <w:pBdr>
        <w:top w:val="nil"/>
        <w:left w:val="nil"/>
        <w:bottom w:val="nil"/>
        <w:right w:val="nil"/>
        <w:between w:val="nil"/>
      </w:pBdr>
      <w:ind w:firstLine="425"/>
    </w:pPr>
    <w:rPr>
      <w:rFonts w:eastAsia="Assistant" w:cs="Assistant"/>
      <w:szCs w:val="22"/>
      <w:lang w:val="en-GB" w:eastAsia="de-DE"/>
    </w:rPr>
  </w:style>
  <w:style w:type="paragraph" w:styleId="TableofFigures">
    <w:name w:val="table of figures"/>
    <w:basedOn w:val="Normal"/>
    <w:next w:val="Normal"/>
    <w:autoRedefine/>
    <w:uiPriority w:val="99"/>
    <w:rsid w:val="004031F3"/>
    <w:pPr>
      <w:keepNext/>
      <w:tabs>
        <w:tab w:val="right" w:leader="dot" w:pos="7088"/>
      </w:tabs>
      <w:spacing w:after="240" w:line="240" w:lineRule="atLeast"/>
      <w:ind w:left="-709"/>
      <w:jc w:val="left"/>
    </w:pPr>
    <w:rPr>
      <w:rFonts w:ascii="Arial" w:eastAsia="Times New Roman" w:hAnsi="Arial" w:cs="Times New Roman"/>
      <w:i/>
      <w:sz w:val="20"/>
      <w:szCs w:val="20"/>
      <w:lang w:val="de-AT" w:eastAsia="en-US" w:bidi="ar-SA"/>
    </w:rPr>
  </w:style>
  <w:style w:type="paragraph" w:styleId="Bibliography">
    <w:name w:val="Bibliography"/>
    <w:basedOn w:val="ListParagraph"/>
    <w:next w:val="Normal"/>
    <w:unhideWhenUsed/>
    <w:qFormat/>
    <w:rsid w:val="00E51B7D"/>
    <w:pPr>
      <w:widowControl w:val="0"/>
      <w:numPr>
        <w:numId w:val="7"/>
      </w:numPr>
      <w:autoSpaceDE w:val="0"/>
      <w:autoSpaceDN w:val="0"/>
      <w:adjustRightInd w:val="0"/>
      <w:spacing w:after="120"/>
      <w:ind w:left="0" w:hanging="426"/>
      <w:contextualSpacing/>
      <w:jc w:val="both"/>
    </w:pPr>
    <w:rPr>
      <w:rFonts w:asciiTheme="majorBidi" w:eastAsia="Times New Roman" w:hAnsiTheme="majorBidi" w:cs="Times New Roman"/>
      <w:noProof/>
      <w:sz w:val="20"/>
      <w:szCs w:val="20"/>
      <w:lang w:val="en-US" w:eastAsia="de-DE" w:bidi="ar-SA"/>
    </w:rPr>
  </w:style>
  <w:style w:type="paragraph" w:customStyle="1" w:styleId="EndNoteBibliographyTitle">
    <w:name w:val="EndNote Bibliography Title"/>
    <w:basedOn w:val="Normal"/>
    <w:link w:val="EndNoteBibliographyTitleChar"/>
    <w:rsid w:val="005766F7"/>
    <w:pPr>
      <w:spacing w:after="0"/>
      <w:jc w:val="center"/>
    </w:pPr>
    <w:rPr>
      <w:noProof/>
      <w:sz w:val="36"/>
    </w:rPr>
  </w:style>
  <w:style w:type="character" w:customStyle="1" w:styleId="EndNoteBibliographyTitleChar">
    <w:name w:val="EndNote Bibliography Title Char"/>
    <w:basedOn w:val="OpeningParagraphChar"/>
    <w:link w:val="EndNoteBibliographyTitle"/>
    <w:rsid w:val="005766F7"/>
    <w:rPr>
      <w:rFonts w:ascii="Aptos" w:eastAsia="Assistant" w:hAnsi="Aptos" w:cs="Assistant"/>
      <w:noProof/>
      <w:sz w:val="36"/>
      <w:szCs w:val="24"/>
      <w:lang w:val="en-GB" w:eastAsia="de-DE" w:bidi="ar-SA"/>
    </w:rPr>
  </w:style>
  <w:style w:type="paragraph" w:customStyle="1" w:styleId="EndNoteBibliography">
    <w:name w:val="EndNote Bibliography"/>
    <w:basedOn w:val="Normal"/>
    <w:link w:val="EndNoteBibliographyChar"/>
    <w:rsid w:val="00B10688"/>
    <w:pPr>
      <w:spacing w:after="0" w:line="240" w:lineRule="auto"/>
      <w:ind w:left="720" w:hanging="720"/>
    </w:pPr>
    <w:rPr>
      <w:noProof/>
    </w:rPr>
  </w:style>
  <w:style w:type="character" w:customStyle="1" w:styleId="EndNoteBibliographyChar">
    <w:name w:val="EndNote Bibliography Char"/>
    <w:basedOn w:val="OpeningParagraphChar"/>
    <w:link w:val="EndNoteBibliography"/>
    <w:rsid w:val="00B10688"/>
    <w:rPr>
      <w:rFonts w:ascii="Aptos" w:eastAsia="Assistant" w:hAnsi="Aptos" w:cs="Assistant"/>
      <w:noProof/>
      <w:sz w:val="24"/>
      <w:szCs w:val="24"/>
      <w:lang w:val="en-GB" w:eastAsia="de-DE" w:bidi="ar-SA"/>
    </w:rPr>
  </w:style>
  <w:style w:type="character" w:styleId="UnresolvedMention">
    <w:name w:val="Unresolved Mention"/>
    <w:basedOn w:val="DefaultParagraphFont"/>
    <w:uiPriority w:val="99"/>
    <w:semiHidden/>
    <w:unhideWhenUsed/>
    <w:rsid w:val="005766F7"/>
    <w:rPr>
      <w:color w:val="605E5C"/>
      <w:shd w:val="clear" w:color="auto" w:fill="E1DFDD"/>
    </w:rPr>
  </w:style>
  <w:style w:type="paragraph" w:styleId="Header">
    <w:name w:val="header"/>
    <w:basedOn w:val="Normal"/>
    <w:link w:val="HeaderChar"/>
    <w:uiPriority w:val="99"/>
    <w:unhideWhenUsed/>
    <w:rsid w:val="00C8209A"/>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C8209A"/>
    <w:rPr>
      <w:rFonts w:ascii="Aptos" w:hAnsi="Aptos"/>
      <w:sz w:val="24"/>
      <w:szCs w:val="24"/>
    </w:rPr>
  </w:style>
  <w:style w:type="paragraph" w:styleId="Footer">
    <w:name w:val="footer"/>
    <w:basedOn w:val="Normal"/>
    <w:link w:val="FooterChar"/>
    <w:uiPriority w:val="99"/>
    <w:unhideWhenUsed/>
    <w:rsid w:val="00C8209A"/>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C8209A"/>
    <w:rPr>
      <w:rFonts w:ascii="Aptos" w:hAnsi="Aptos"/>
      <w:sz w:val="24"/>
      <w:szCs w:val="24"/>
    </w:rPr>
  </w:style>
  <w:style w:type="paragraph" w:styleId="Subtitle">
    <w:name w:val="Subtitle"/>
    <w:basedOn w:val="Normal"/>
    <w:next w:val="Normal"/>
    <w:link w:val="SubtitleChar"/>
    <w:qFormat/>
    <w:rsid w:val="00302F39"/>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302F39"/>
    <w:rPr>
      <w:rFonts w:asciiTheme="minorHAnsi" w:eastAsiaTheme="minorEastAsia" w:hAnsiTheme="minorHAnsi" w:cstheme="minorBidi"/>
      <w:color w:val="5A5A5A" w:themeColor="text1" w:themeTint="A5"/>
      <w:spacing w:val="15"/>
    </w:rPr>
  </w:style>
  <w:style w:type="character" w:customStyle="1" w:styleId="Heading7Char">
    <w:name w:val="Heading 7 Char"/>
    <w:basedOn w:val="DefaultParagraphFont"/>
    <w:link w:val="Heading7"/>
    <w:uiPriority w:val="9"/>
    <w:rsid w:val="006830B8"/>
    <w:rPr>
      <w:rFonts w:asciiTheme="majorHAnsi" w:eastAsiaTheme="majorEastAsia" w:hAnsiTheme="majorHAnsi" w:cstheme="majorBidi"/>
      <w:color w:val="156082" w:themeColor="accent1"/>
      <w:sz w:val="24"/>
      <w:szCs w:val="24"/>
      <w:lang w:val="en-US" w:eastAsia="en-US" w:bidi="ar-SA"/>
    </w:rPr>
  </w:style>
  <w:style w:type="character" w:customStyle="1" w:styleId="Heading8Char">
    <w:name w:val="Heading 8 Char"/>
    <w:basedOn w:val="DefaultParagraphFont"/>
    <w:link w:val="Heading8"/>
    <w:uiPriority w:val="9"/>
    <w:rsid w:val="006830B8"/>
    <w:rPr>
      <w:rFonts w:asciiTheme="majorHAnsi" w:eastAsiaTheme="majorEastAsia" w:hAnsiTheme="majorHAnsi" w:cstheme="majorBidi"/>
      <w:color w:val="156082" w:themeColor="accent1"/>
      <w:sz w:val="24"/>
      <w:szCs w:val="24"/>
      <w:lang w:val="en-US" w:eastAsia="en-US" w:bidi="ar-SA"/>
    </w:rPr>
  </w:style>
  <w:style w:type="character" w:customStyle="1" w:styleId="Heading9Char">
    <w:name w:val="Heading 9 Char"/>
    <w:basedOn w:val="DefaultParagraphFont"/>
    <w:link w:val="Heading9"/>
    <w:uiPriority w:val="9"/>
    <w:rsid w:val="006830B8"/>
    <w:rPr>
      <w:rFonts w:asciiTheme="majorHAnsi" w:eastAsiaTheme="majorEastAsia" w:hAnsiTheme="majorHAnsi" w:cstheme="majorBidi"/>
      <w:color w:val="156082" w:themeColor="accent1"/>
      <w:sz w:val="24"/>
      <w:szCs w:val="24"/>
      <w:lang w:val="en-US" w:eastAsia="en-US" w:bidi="ar-SA"/>
    </w:rPr>
  </w:style>
  <w:style w:type="paragraph" w:styleId="BodyText">
    <w:name w:val="Body Text"/>
    <w:basedOn w:val="Normal"/>
    <w:link w:val="BodyTextChar"/>
    <w:qFormat/>
    <w:rsid w:val="006830B8"/>
    <w:pPr>
      <w:spacing w:before="180" w:after="180" w:line="240" w:lineRule="auto"/>
      <w:jc w:val="left"/>
    </w:pPr>
    <w:rPr>
      <w:rFonts w:asciiTheme="minorHAnsi" w:eastAsiaTheme="minorHAnsi" w:hAnsiTheme="minorHAnsi" w:cstheme="minorBidi"/>
      <w:lang w:val="en-US" w:eastAsia="en-US" w:bidi="ar-SA"/>
    </w:rPr>
  </w:style>
  <w:style w:type="character" w:customStyle="1" w:styleId="BodyTextChar">
    <w:name w:val="Body Text Char"/>
    <w:basedOn w:val="DefaultParagraphFont"/>
    <w:link w:val="BodyText"/>
    <w:rsid w:val="006830B8"/>
    <w:rPr>
      <w:rFonts w:asciiTheme="minorHAnsi" w:eastAsiaTheme="minorHAnsi" w:hAnsiTheme="minorHAnsi" w:cstheme="minorBidi"/>
      <w:sz w:val="24"/>
      <w:szCs w:val="24"/>
      <w:lang w:val="en-US" w:eastAsia="en-US" w:bidi="ar-SA"/>
    </w:rPr>
  </w:style>
  <w:style w:type="paragraph" w:customStyle="1" w:styleId="FirstParagraph">
    <w:name w:val="First Paragraph"/>
    <w:basedOn w:val="BodyText"/>
    <w:next w:val="BodyText"/>
    <w:qFormat/>
    <w:rsid w:val="006830B8"/>
  </w:style>
  <w:style w:type="paragraph" w:customStyle="1" w:styleId="Compact">
    <w:name w:val="Compact"/>
    <w:basedOn w:val="BodyText"/>
    <w:qFormat/>
    <w:rsid w:val="006830B8"/>
    <w:pPr>
      <w:spacing w:before="36" w:after="36"/>
    </w:pPr>
  </w:style>
  <w:style w:type="paragraph" w:customStyle="1" w:styleId="Author">
    <w:name w:val="Author"/>
    <w:next w:val="BodyText"/>
    <w:qFormat/>
    <w:rsid w:val="006830B8"/>
    <w:pPr>
      <w:keepNext/>
      <w:keepLines/>
      <w:spacing w:after="200"/>
      <w:jc w:val="center"/>
    </w:pPr>
    <w:rPr>
      <w:rFonts w:asciiTheme="minorHAnsi" w:eastAsiaTheme="minorHAnsi" w:hAnsiTheme="minorHAnsi" w:cstheme="minorBidi"/>
      <w:sz w:val="24"/>
      <w:szCs w:val="24"/>
      <w:lang w:val="en-US" w:eastAsia="en-US" w:bidi="ar-SA"/>
    </w:rPr>
  </w:style>
  <w:style w:type="paragraph" w:styleId="Date">
    <w:name w:val="Date"/>
    <w:next w:val="BodyText"/>
    <w:link w:val="DateChar"/>
    <w:qFormat/>
    <w:rsid w:val="006830B8"/>
    <w:pPr>
      <w:keepNext/>
      <w:keepLines/>
      <w:spacing w:after="200"/>
      <w:jc w:val="center"/>
    </w:pPr>
    <w:rPr>
      <w:rFonts w:asciiTheme="minorHAnsi" w:eastAsiaTheme="minorHAnsi" w:hAnsiTheme="minorHAnsi" w:cstheme="minorBidi"/>
      <w:sz w:val="24"/>
      <w:szCs w:val="24"/>
      <w:lang w:val="en-US" w:eastAsia="en-US" w:bidi="ar-SA"/>
    </w:rPr>
  </w:style>
  <w:style w:type="character" w:customStyle="1" w:styleId="DateChar">
    <w:name w:val="Date Char"/>
    <w:basedOn w:val="DefaultParagraphFont"/>
    <w:link w:val="Date"/>
    <w:rsid w:val="006830B8"/>
    <w:rPr>
      <w:rFonts w:asciiTheme="minorHAnsi" w:eastAsiaTheme="minorHAnsi" w:hAnsiTheme="minorHAnsi" w:cstheme="minorBidi"/>
      <w:sz w:val="24"/>
      <w:szCs w:val="24"/>
      <w:lang w:val="en-US" w:eastAsia="en-US" w:bidi="ar-SA"/>
    </w:rPr>
  </w:style>
  <w:style w:type="paragraph" w:customStyle="1" w:styleId="AbstractTitle">
    <w:name w:val="Abstract Title"/>
    <w:basedOn w:val="Normal"/>
    <w:next w:val="Abstract"/>
    <w:qFormat/>
    <w:rsid w:val="006830B8"/>
    <w:pPr>
      <w:keepNext/>
      <w:keepLines/>
      <w:spacing w:before="300" w:after="0" w:line="240" w:lineRule="auto"/>
      <w:jc w:val="center"/>
    </w:pPr>
    <w:rPr>
      <w:rFonts w:asciiTheme="minorHAnsi" w:eastAsiaTheme="minorHAnsi" w:hAnsiTheme="minorHAnsi" w:cstheme="minorBidi"/>
      <w:b/>
      <w:color w:val="345A8A"/>
      <w:sz w:val="20"/>
      <w:szCs w:val="20"/>
      <w:lang w:val="en-US" w:eastAsia="en-US" w:bidi="ar-SA"/>
    </w:rPr>
  </w:style>
  <w:style w:type="paragraph" w:customStyle="1" w:styleId="Abstract">
    <w:name w:val="Abstract"/>
    <w:basedOn w:val="Normal"/>
    <w:next w:val="BodyText"/>
    <w:qFormat/>
    <w:rsid w:val="006830B8"/>
    <w:pPr>
      <w:keepNext/>
      <w:keepLines/>
      <w:spacing w:before="100" w:after="300" w:line="240" w:lineRule="auto"/>
      <w:jc w:val="left"/>
    </w:pPr>
    <w:rPr>
      <w:rFonts w:asciiTheme="minorHAnsi" w:eastAsiaTheme="minorHAnsi" w:hAnsiTheme="minorHAnsi" w:cstheme="minorBidi"/>
      <w:sz w:val="20"/>
      <w:szCs w:val="20"/>
      <w:lang w:val="en-US" w:eastAsia="en-US" w:bidi="ar-SA"/>
    </w:rPr>
  </w:style>
  <w:style w:type="paragraph" w:styleId="BlockText">
    <w:name w:val="Block Text"/>
    <w:basedOn w:val="BodyText"/>
    <w:next w:val="BodyText"/>
    <w:uiPriority w:val="9"/>
    <w:unhideWhenUsed/>
    <w:qFormat/>
    <w:rsid w:val="006830B8"/>
    <w:pPr>
      <w:spacing w:before="100" w:after="100"/>
      <w:ind w:left="480" w:right="480"/>
    </w:pPr>
  </w:style>
  <w:style w:type="paragraph" w:customStyle="1" w:styleId="FootnoteBlockText">
    <w:name w:val="Footnote Block Text"/>
    <w:uiPriority w:val="9"/>
    <w:unhideWhenUsed/>
    <w:qFormat/>
    <w:rsid w:val="006830B8"/>
    <w:pPr>
      <w:spacing w:before="100" w:after="100"/>
      <w:ind w:left="480" w:right="480"/>
    </w:pPr>
    <w:rPr>
      <w:rFonts w:asciiTheme="minorHAnsi" w:eastAsiaTheme="minorHAnsi" w:hAnsiTheme="minorHAnsi" w:cstheme="minorBidi"/>
      <w:sz w:val="24"/>
      <w:szCs w:val="24"/>
      <w:lang w:val="en-US" w:eastAsia="en-US" w:bidi="ar-SA"/>
    </w:rPr>
  </w:style>
  <w:style w:type="table" w:customStyle="1" w:styleId="Table">
    <w:name w:val="Table"/>
    <w:semiHidden/>
    <w:unhideWhenUsed/>
    <w:qFormat/>
    <w:rsid w:val="006830B8"/>
    <w:pPr>
      <w:spacing w:after="200"/>
    </w:pPr>
    <w:rPr>
      <w:rFonts w:asciiTheme="minorHAnsi" w:eastAsiaTheme="minorHAnsi" w:hAnsiTheme="minorHAnsi" w:cstheme="minorBidi"/>
      <w:sz w:val="24"/>
      <w:szCs w:val="24"/>
      <w:lang w:val="en-US" w:eastAsia="en-US" w:bidi="ar-SA"/>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6830B8"/>
    <w:pPr>
      <w:keepNext/>
      <w:keepLines/>
      <w:spacing w:before="0" w:after="0" w:line="240" w:lineRule="auto"/>
      <w:jc w:val="left"/>
    </w:pPr>
    <w:rPr>
      <w:rFonts w:asciiTheme="minorHAnsi" w:eastAsiaTheme="minorHAnsi" w:hAnsiTheme="minorHAnsi" w:cstheme="minorBidi"/>
      <w:b/>
      <w:lang w:val="en-US" w:eastAsia="en-US" w:bidi="ar-SA"/>
    </w:rPr>
  </w:style>
  <w:style w:type="paragraph" w:customStyle="1" w:styleId="Definition">
    <w:name w:val="Definition"/>
    <w:basedOn w:val="Normal"/>
    <w:rsid w:val="006830B8"/>
    <w:pPr>
      <w:spacing w:before="0" w:after="200" w:line="240" w:lineRule="auto"/>
      <w:jc w:val="left"/>
    </w:pPr>
    <w:rPr>
      <w:rFonts w:asciiTheme="minorHAnsi" w:eastAsiaTheme="minorHAnsi" w:hAnsiTheme="minorHAnsi" w:cstheme="minorBidi"/>
      <w:lang w:val="en-US" w:eastAsia="en-US" w:bidi="ar-SA"/>
    </w:rPr>
  </w:style>
  <w:style w:type="paragraph" w:styleId="Caption">
    <w:name w:val="caption"/>
    <w:basedOn w:val="Normal"/>
    <w:link w:val="CaptionChar"/>
    <w:rsid w:val="005B1AAF"/>
    <w:pPr>
      <w:spacing w:after="360" w:line="240" w:lineRule="auto"/>
      <w:jc w:val="left"/>
    </w:pPr>
    <w:rPr>
      <w:rFonts w:eastAsiaTheme="minorHAnsi" w:cstheme="minorBidi"/>
      <w:b/>
      <w:bCs/>
      <w:iCs/>
      <w:sz w:val="20"/>
      <w:szCs w:val="20"/>
      <w:lang w:val="en-US" w:eastAsia="en-US" w:bidi="ar-SA"/>
    </w:rPr>
  </w:style>
  <w:style w:type="paragraph" w:customStyle="1" w:styleId="TableCaption">
    <w:name w:val="Table Caption"/>
    <w:basedOn w:val="Caption"/>
    <w:rsid w:val="00550B97"/>
    <w:pPr>
      <w:keepNext/>
      <w:spacing w:after="120"/>
    </w:pPr>
  </w:style>
  <w:style w:type="paragraph" w:customStyle="1" w:styleId="ImageCaption">
    <w:name w:val="Image Caption"/>
    <w:basedOn w:val="Caption"/>
    <w:rsid w:val="006830B8"/>
  </w:style>
  <w:style w:type="paragraph" w:customStyle="1" w:styleId="Figure">
    <w:name w:val="Figure"/>
    <w:basedOn w:val="Normal"/>
    <w:rsid w:val="006830B8"/>
    <w:pPr>
      <w:spacing w:before="0" w:after="200" w:line="240" w:lineRule="auto"/>
      <w:jc w:val="left"/>
    </w:pPr>
    <w:rPr>
      <w:rFonts w:asciiTheme="minorHAnsi" w:eastAsiaTheme="minorHAnsi" w:hAnsiTheme="minorHAnsi" w:cstheme="minorBidi"/>
      <w:lang w:val="en-US" w:eastAsia="en-US" w:bidi="ar-SA"/>
    </w:rPr>
  </w:style>
  <w:style w:type="paragraph" w:customStyle="1" w:styleId="CaptionedFigure">
    <w:name w:val="Captioned Figure"/>
    <w:basedOn w:val="Figure"/>
    <w:rsid w:val="006830B8"/>
    <w:pPr>
      <w:keepNext/>
    </w:pPr>
  </w:style>
  <w:style w:type="character" w:customStyle="1" w:styleId="CaptionChar">
    <w:name w:val="Caption Char"/>
    <w:basedOn w:val="DefaultParagraphFont"/>
    <w:link w:val="Caption"/>
    <w:rsid w:val="005B1AAF"/>
    <w:rPr>
      <w:rFonts w:ascii="Aptos" w:eastAsiaTheme="minorHAnsi" w:hAnsi="Aptos" w:cstheme="minorBidi"/>
      <w:b/>
      <w:bCs/>
      <w:iCs/>
      <w:sz w:val="20"/>
      <w:szCs w:val="20"/>
      <w:lang w:val="en-US" w:eastAsia="en-US" w:bidi="ar-SA"/>
    </w:rPr>
  </w:style>
  <w:style w:type="character" w:customStyle="1" w:styleId="VerbatimChar">
    <w:name w:val="Verbatim Char"/>
    <w:basedOn w:val="CaptionChar"/>
    <w:link w:val="SourceCode"/>
    <w:rsid w:val="006830B8"/>
    <w:rPr>
      <w:rFonts w:ascii="Consolas" w:eastAsiaTheme="minorHAnsi" w:hAnsi="Consolas" w:cstheme="minorBidi"/>
      <w:b/>
      <w:bCs/>
      <w:iCs/>
      <w:sz w:val="20"/>
      <w:szCs w:val="20"/>
      <w:lang w:val="en-US" w:eastAsia="en-US" w:bidi="ar-SA"/>
    </w:rPr>
  </w:style>
  <w:style w:type="character" w:customStyle="1" w:styleId="SectionNumber">
    <w:name w:val="Section Number"/>
    <w:basedOn w:val="CaptionChar"/>
    <w:rsid w:val="006830B8"/>
    <w:rPr>
      <w:rFonts w:ascii="Aptos" w:eastAsiaTheme="minorHAnsi" w:hAnsi="Aptos" w:cstheme="minorBidi"/>
      <w:b/>
      <w:bCs/>
      <w:iCs/>
      <w:sz w:val="20"/>
      <w:szCs w:val="20"/>
      <w:lang w:val="en-US" w:eastAsia="en-US" w:bidi="ar-SA"/>
    </w:rPr>
  </w:style>
  <w:style w:type="paragraph" w:styleId="TOCHeading">
    <w:name w:val="TOC Heading"/>
    <w:basedOn w:val="Heading1"/>
    <w:next w:val="BodyText"/>
    <w:uiPriority w:val="39"/>
    <w:unhideWhenUsed/>
    <w:qFormat/>
    <w:rsid w:val="006830B8"/>
    <w:pPr>
      <w:keepNext/>
      <w:keepLines/>
      <w:numPr>
        <w:numId w:val="0"/>
      </w:numPr>
      <w:spacing w:before="240" w:after="0" w:line="259" w:lineRule="auto"/>
      <w:jc w:val="left"/>
      <w:outlineLvl w:val="9"/>
    </w:pPr>
    <w:rPr>
      <w:rFonts w:asciiTheme="majorHAnsi" w:eastAsiaTheme="majorEastAsia" w:hAnsiTheme="majorHAnsi" w:cstheme="majorBidi"/>
      <w:b w:val="0"/>
      <w:bCs w:val="0"/>
      <w:color w:val="0F4761" w:themeColor="accent1" w:themeShade="BF"/>
      <w:sz w:val="32"/>
      <w:szCs w:val="32"/>
      <w:lang w:eastAsia="en-US" w:bidi="ar-SA"/>
    </w:rPr>
  </w:style>
  <w:style w:type="paragraph" w:customStyle="1" w:styleId="SourceCode">
    <w:name w:val="Source Code"/>
    <w:basedOn w:val="Normal"/>
    <w:link w:val="VerbatimChar"/>
    <w:rsid w:val="006830B8"/>
    <w:pPr>
      <w:wordWrap w:val="0"/>
      <w:spacing w:before="0" w:after="200" w:line="240" w:lineRule="auto"/>
      <w:jc w:val="left"/>
    </w:pPr>
    <w:rPr>
      <w:rFonts w:ascii="Consolas" w:eastAsiaTheme="minorHAnsi" w:hAnsi="Consolas" w:cstheme="minorBidi"/>
      <w:i/>
      <w:sz w:val="22"/>
      <w:lang w:val="en-US" w:eastAsia="en-US" w:bidi="ar-SA"/>
    </w:rPr>
  </w:style>
  <w:style w:type="character" w:customStyle="1" w:styleId="KeywordTok">
    <w:name w:val="KeywordTok"/>
    <w:basedOn w:val="VerbatimChar"/>
    <w:rsid w:val="006830B8"/>
    <w:rPr>
      <w:rFonts w:ascii="Consolas" w:eastAsiaTheme="minorHAnsi" w:hAnsi="Consolas" w:cstheme="minorBidi"/>
      <w:b w:val="0"/>
      <w:bCs/>
      <w:iCs/>
      <w:color w:val="007020"/>
      <w:sz w:val="20"/>
      <w:szCs w:val="20"/>
      <w:lang w:val="en-US" w:eastAsia="en-US" w:bidi="ar-SA"/>
    </w:rPr>
  </w:style>
  <w:style w:type="character" w:customStyle="1" w:styleId="DataTypeTok">
    <w:name w:val="DataTypeTok"/>
    <w:basedOn w:val="VerbatimChar"/>
    <w:rsid w:val="006830B8"/>
    <w:rPr>
      <w:rFonts w:ascii="Consolas" w:eastAsiaTheme="minorHAnsi" w:hAnsi="Consolas" w:cstheme="minorBidi"/>
      <w:b/>
      <w:bCs/>
      <w:iCs/>
      <w:color w:val="902000"/>
      <w:sz w:val="20"/>
      <w:szCs w:val="20"/>
      <w:lang w:val="en-US" w:eastAsia="en-US" w:bidi="ar-SA"/>
    </w:rPr>
  </w:style>
  <w:style w:type="character" w:customStyle="1" w:styleId="DecValTok">
    <w:name w:val="DecValTok"/>
    <w:basedOn w:val="VerbatimChar"/>
    <w:rsid w:val="006830B8"/>
    <w:rPr>
      <w:rFonts w:ascii="Consolas" w:eastAsiaTheme="minorHAnsi" w:hAnsi="Consolas" w:cstheme="minorBidi"/>
      <w:b/>
      <w:bCs/>
      <w:iCs/>
      <w:color w:val="40A070"/>
      <w:sz w:val="20"/>
      <w:szCs w:val="20"/>
      <w:lang w:val="en-US" w:eastAsia="en-US" w:bidi="ar-SA"/>
    </w:rPr>
  </w:style>
  <w:style w:type="character" w:customStyle="1" w:styleId="BaseNTok">
    <w:name w:val="BaseNTok"/>
    <w:basedOn w:val="VerbatimChar"/>
    <w:rsid w:val="006830B8"/>
    <w:rPr>
      <w:rFonts w:ascii="Consolas" w:eastAsiaTheme="minorHAnsi" w:hAnsi="Consolas" w:cstheme="minorBidi"/>
      <w:b/>
      <w:bCs/>
      <w:iCs/>
      <w:color w:val="40A070"/>
      <w:sz w:val="20"/>
      <w:szCs w:val="20"/>
      <w:lang w:val="en-US" w:eastAsia="en-US" w:bidi="ar-SA"/>
    </w:rPr>
  </w:style>
  <w:style w:type="character" w:customStyle="1" w:styleId="FloatTok">
    <w:name w:val="FloatTok"/>
    <w:basedOn w:val="VerbatimChar"/>
    <w:rsid w:val="006830B8"/>
    <w:rPr>
      <w:rFonts w:ascii="Consolas" w:eastAsiaTheme="minorHAnsi" w:hAnsi="Consolas" w:cstheme="minorBidi"/>
      <w:b/>
      <w:bCs/>
      <w:iCs/>
      <w:color w:val="40A070"/>
      <w:sz w:val="20"/>
      <w:szCs w:val="20"/>
      <w:lang w:val="en-US" w:eastAsia="en-US" w:bidi="ar-SA"/>
    </w:rPr>
  </w:style>
  <w:style w:type="character" w:customStyle="1" w:styleId="ConstantTok">
    <w:name w:val="ConstantTok"/>
    <w:basedOn w:val="VerbatimChar"/>
    <w:rsid w:val="006830B8"/>
    <w:rPr>
      <w:rFonts w:ascii="Consolas" w:eastAsiaTheme="minorHAnsi" w:hAnsi="Consolas" w:cstheme="minorBidi"/>
      <w:b/>
      <w:bCs/>
      <w:iCs/>
      <w:color w:val="880000"/>
      <w:sz w:val="20"/>
      <w:szCs w:val="20"/>
      <w:lang w:val="en-US" w:eastAsia="en-US" w:bidi="ar-SA"/>
    </w:rPr>
  </w:style>
  <w:style w:type="character" w:customStyle="1" w:styleId="CharTok">
    <w:name w:val="CharTok"/>
    <w:basedOn w:val="VerbatimChar"/>
    <w:rsid w:val="006830B8"/>
    <w:rPr>
      <w:rFonts w:ascii="Consolas" w:eastAsiaTheme="minorHAnsi" w:hAnsi="Consolas" w:cstheme="minorBidi"/>
      <w:b/>
      <w:bCs/>
      <w:iCs/>
      <w:color w:val="4070A0"/>
      <w:sz w:val="20"/>
      <w:szCs w:val="20"/>
      <w:lang w:val="en-US" w:eastAsia="en-US" w:bidi="ar-SA"/>
    </w:rPr>
  </w:style>
  <w:style w:type="character" w:customStyle="1" w:styleId="SpecialCharTok">
    <w:name w:val="SpecialCharTok"/>
    <w:basedOn w:val="VerbatimChar"/>
    <w:rsid w:val="006830B8"/>
    <w:rPr>
      <w:rFonts w:ascii="Consolas" w:eastAsiaTheme="minorHAnsi" w:hAnsi="Consolas" w:cstheme="minorBidi"/>
      <w:b/>
      <w:bCs/>
      <w:iCs/>
      <w:color w:val="4070A0"/>
      <w:sz w:val="20"/>
      <w:szCs w:val="20"/>
      <w:lang w:val="en-US" w:eastAsia="en-US" w:bidi="ar-SA"/>
    </w:rPr>
  </w:style>
  <w:style w:type="character" w:customStyle="1" w:styleId="StringTok">
    <w:name w:val="StringTok"/>
    <w:basedOn w:val="VerbatimChar"/>
    <w:rsid w:val="006830B8"/>
    <w:rPr>
      <w:rFonts w:ascii="Consolas" w:eastAsiaTheme="minorHAnsi" w:hAnsi="Consolas" w:cstheme="minorBidi"/>
      <w:b/>
      <w:bCs/>
      <w:iCs/>
      <w:color w:val="4070A0"/>
      <w:sz w:val="20"/>
      <w:szCs w:val="20"/>
      <w:lang w:val="en-US" w:eastAsia="en-US" w:bidi="ar-SA"/>
    </w:rPr>
  </w:style>
  <w:style w:type="character" w:customStyle="1" w:styleId="VerbatimStringTok">
    <w:name w:val="VerbatimStringTok"/>
    <w:basedOn w:val="VerbatimChar"/>
    <w:rsid w:val="006830B8"/>
    <w:rPr>
      <w:rFonts w:ascii="Consolas" w:eastAsiaTheme="minorHAnsi" w:hAnsi="Consolas" w:cstheme="minorBidi"/>
      <w:b/>
      <w:bCs/>
      <w:iCs/>
      <w:color w:val="4070A0"/>
      <w:sz w:val="20"/>
      <w:szCs w:val="20"/>
      <w:lang w:val="en-US" w:eastAsia="en-US" w:bidi="ar-SA"/>
    </w:rPr>
  </w:style>
  <w:style w:type="character" w:customStyle="1" w:styleId="SpecialStringTok">
    <w:name w:val="SpecialStringTok"/>
    <w:basedOn w:val="VerbatimChar"/>
    <w:rsid w:val="006830B8"/>
    <w:rPr>
      <w:rFonts w:ascii="Consolas" w:eastAsiaTheme="minorHAnsi" w:hAnsi="Consolas" w:cstheme="minorBidi"/>
      <w:b/>
      <w:bCs/>
      <w:iCs/>
      <w:color w:val="BB6688"/>
      <w:sz w:val="20"/>
      <w:szCs w:val="20"/>
      <w:lang w:val="en-US" w:eastAsia="en-US" w:bidi="ar-SA"/>
    </w:rPr>
  </w:style>
  <w:style w:type="character" w:customStyle="1" w:styleId="ImportTok">
    <w:name w:val="ImportTok"/>
    <w:basedOn w:val="VerbatimChar"/>
    <w:rsid w:val="006830B8"/>
    <w:rPr>
      <w:rFonts w:ascii="Consolas" w:eastAsiaTheme="minorHAnsi" w:hAnsi="Consolas" w:cstheme="minorBidi"/>
      <w:b w:val="0"/>
      <w:bCs/>
      <w:iCs/>
      <w:color w:val="008000"/>
      <w:sz w:val="20"/>
      <w:szCs w:val="20"/>
      <w:lang w:val="en-US" w:eastAsia="en-US" w:bidi="ar-SA"/>
    </w:rPr>
  </w:style>
  <w:style w:type="character" w:customStyle="1" w:styleId="CommentTok">
    <w:name w:val="CommentTok"/>
    <w:basedOn w:val="VerbatimChar"/>
    <w:rsid w:val="006830B8"/>
    <w:rPr>
      <w:rFonts w:ascii="Consolas" w:eastAsiaTheme="minorHAnsi" w:hAnsi="Consolas" w:cstheme="minorBidi"/>
      <w:b/>
      <w:bCs/>
      <w:i/>
      <w:iCs/>
      <w:color w:val="60A0B0"/>
      <w:sz w:val="20"/>
      <w:szCs w:val="20"/>
      <w:lang w:val="en-US" w:eastAsia="en-US" w:bidi="ar-SA"/>
    </w:rPr>
  </w:style>
  <w:style w:type="character" w:customStyle="1" w:styleId="DocumentationTok">
    <w:name w:val="DocumentationTok"/>
    <w:basedOn w:val="VerbatimChar"/>
    <w:rsid w:val="006830B8"/>
    <w:rPr>
      <w:rFonts w:ascii="Consolas" w:eastAsiaTheme="minorHAnsi" w:hAnsi="Consolas" w:cstheme="minorBidi"/>
      <w:b/>
      <w:bCs/>
      <w:i/>
      <w:iCs/>
      <w:color w:val="BA2121"/>
      <w:sz w:val="20"/>
      <w:szCs w:val="20"/>
      <w:lang w:val="en-US" w:eastAsia="en-US" w:bidi="ar-SA"/>
    </w:rPr>
  </w:style>
  <w:style w:type="character" w:customStyle="1" w:styleId="AnnotationTok">
    <w:name w:val="AnnotationTok"/>
    <w:basedOn w:val="VerbatimChar"/>
    <w:rsid w:val="006830B8"/>
    <w:rPr>
      <w:rFonts w:ascii="Consolas" w:eastAsiaTheme="minorHAnsi" w:hAnsi="Consolas" w:cstheme="minorBidi"/>
      <w:b w:val="0"/>
      <w:bCs/>
      <w:i/>
      <w:iCs/>
      <w:color w:val="60A0B0"/>
      <w:sz w:val="20"/>
      <w:szCs w:val="20"/>
      <w:lang w:val="en-US" w:eastAsia="en-US" w:bidi="ar-SA"/>
    </w:rPr>
  </w:style>
  <w:style w:type="character" w:customStyle="1" w:styleId="CommentVarTok">
    <w:name w:val="CommentVarTok"/>
    <w:basedOn w:val="VerbatimChar"/>
    <w:rsid w:val="006830B8"/>
    <w:rPr>
      <w:rFonts w:ascii="Consolas" w:eastAsiaTheme="minorHAnsi" w:hAnsi="Consolas" w:cstheme="minorBidi"/>
      <w:b w:val="0"/>
      <w:bCs/>
      <w:i/>
      <w:iCs/>
      <w:color w:val="60A0B0"/>
      <w:sz w:val="20"/>
      <w:szCs w:val="20"/>
      <w:lang w:val="en-US" w:eastAsia="en-US" w:bidi="ar-SA"/>
    </w:rPr>
  </w:style>
  <w:style w:type="character" w:customStyle="1" w:styleId="OtherTok">
    <w:name w:val="OtherTok"/>
    <w:basedOn w:val="VerbatimChar"/>
    <w:rsid w:val="006830B8"/>
    <w:rPr>
      <w:rFonts w:ascii="Consolas" w:eastAsiaTheme="minorHAnsi" w:hAnsi="Consolas" w:cstheme="minorBidi"/>
      <w:b/>
      <w:bCs/>
      <w:iCs/>
      <w:color w:val="007020"/>
      <w:sz w:val="20"/>
      <w:szCs w:val="20"/>
      <w:lang w:val="en-US" w:eastAsia="en-US" w:bidi="ar-SA"/>
    </w:rPr>
  </w:style>
  <w:style w:type="character" w:customStyle="1" w:styleId="FunctionTok">
    <w:name w:val="FunctionTok"/>
    <w:basedOn w:val="VerbatimChar"/>
    <w:rsid w:val="006830B8"/>
    <w:rPr>
      <w:rFonts w:ascii="Consolas" w:eastAsiaTheme="minorHAnsi" w:hAnsi="Consolas" w:cstheme="minorBidi"/>
      <w:b/>
      <w:bCs/>
      <w:iCs/>
      <w:color w:val="06287E"/>
      <w:sz w:val="20"/>
      <w:szCs w:val="20"/>
      <w:lang w:val="en-US" w:eastAsia="en-US" w:bidi="ar-SA"/>
    </w:rPr>
  </w:style>
  <w:style w:type="character" w:customStyle="1" w:styleId="VariableTok">
    <w:name w:val="VariableTok"/>
    <w:basedOn w:val="VerbatimChar"/>
    <w:rsid w:val="006830B8"/>
    <w:rPr>
      <w:rFonts w:ascii="Consolas" w:eastAsiaTheme="minorHAnsi" w:hAnsi="Consolas" w:cstheme="minorBidi"/>
      <w:b/>
      <w:bCs/>
      <w:iCs/>
      <w:color w:val="19177C"/>
      <w:sz w:val="20"/>
      <w:szCs w:val="20"/>
      <w:lang w:val="en-US" w:eastAsia="en-US" w:bidi="ar-SA"/>
    </w:rPr>
  </w:style>
  <w:style w:type="character" w:customStyle="1" w:styleId="ControlFlowTok">
    <w:name w:val="ControlFlowTok"/>
    <w:basedOn w:val="VerbatimChar"/>
    <w:rsid w:val="006830B8"/>
    <w:rPr>
      <w:rFonts w:ascii="Consolas" w:eastAsiaTheme="minorHAnsi" w:hAnsi="Consolas" w:cstheme="minorBidi"/>
      <w:b w:val="0"/>
      <w:bCs/>
      <w:iCs/>
      <w:color w:val="007020"/>
      <w:sz w:val="20"/>
      <w:szCs w:val="20"/>
      <w:lang w:val="en-US" w:eastAsia="en-US" w:bidi="ar-SA"/>
    </w:rPr>
  </w:style>
  <w:style w:type="character" w:customStyle="1" w:styleId="OperatorTok">
    <w:name w:val="OperatorTok"/>
    <w:basedOn w:val="VerbatimChar"/>
    <w:rsid w:val="006830B8"/>
    <w:rPr>
      <w:rFonts w:ascii="Consolas" w:eastAsiaTheme="minorHAnsi" w:hAnsi="Consolas" w:cstheme="minorBidi"/>
      <w:b/>
      <w:bCs/>
      <w:iCs/>
      <w:color w:val="666666"/>
      <w:sz w:val="20"/>
      <w:szCs w:val="20"/>
      <w:lang w:val="en-US" w:eastAsia="en-US" w:bidi="ar-SA"/>
    </w:rPr>
  </w:style>
  <w:style w:type="character" w:customStyle="1" w:styleId="BuiltInTok">
    <w:name w:val="BuiltInTok"/>
    <w:basedOn w:val="VerbatimChar"/>
    <w:rsid w:val="006830B8"/>
    <w:rPr>
      <w:rFonts w:ascii="Consolas" w:eastAsiaTheme="minorHAnsi" w:hAnsi="Consolas" w:cstheme="minorBidi"/>
      <w:b/>
      <w:bCs/>
      <w:iCs/>
      <w:color w:val="008000"/>
      <w:sz w:val="20"/>
      <w:szCs w:val="20"/>
      <w:lang w:val="en-US" w:eastAsia="en-US" w:bidi="ar-SA"/>
    </w:rPr>
  </w:style>
  <w:style w:type="character" w:customStyle="1" w:styleId="ExtensionTok">
    <w:name w:val="ExtensionTok"/>
    <w:basedOn w:val="VerbatimChar"/>
    <w:rsid w:val="006830B8"/>
    <w:rPr>
      <w:rFonts w:ascii="Consolas" w:eastAsiaTheme="minorHAnsi" w:hAnsi="Consolas" w:cstheme="minorBidi"/>
      <w:b/>
      <w:bCs/>
      <w:iCs/>
      <w:sz w:val="20"/>
      <w:szCs w:val="20"/>
      <w:lang w:val="en-US" w:eastAsia="en-US" w:bidi="ar-SA"/>
    </w:rPr>
  </w:style>
  <w:style w:type="character" w:customStyle="1" w:styleId="PreprocessorTok">
    <w:name w:val="PreprocessorTok"/>
    <w:basedOn w:val="VerbatimChar"/>
    <w:rsid w:val="006830B8"/>
    <w:rPr>
      <w:rFonts w:ascii="Consolas" w:eastAsiaTheme="minorHAnsi" w:hAnsi="Consolas" w:cstheme="minorBidi"/>
      <w:b/>
      <w:bCs/>
      <w:iCs/>
      <w:color w:val="BC7A00"/>
      <w:sz w:val="20"/>
      <w:szCs w:val="20"/>
      <w:lang w:val="en-US" w:eastAsia="en-US" w:bidi="ar-SA"/>
    </w:rPr>
  </w:style>
  <w:style w:type="character" w:customStyle="1" w:styleId="AttributeTok">
    <w:name w:val="AttributeTok"/>
    <w:basedOn w:val="VerbatimChar"/>
    <w:rsid w:val="006830B8"/>
    <w:rPr>
      <w:rFonts w:ascii="Consolas" w:eastAsiaTheme="minorHAnsi" w:hAnsi="Consolas" w:cstheme="minorBidi"/>
      <w:b/>
      <w:bCs/>
      <w:iCs/>
      <w:color w:val="7D9029"/>
      <w:sz w:val="20"/>
      <w:szCs w:val="20"/>
      <w:lang w:val="en-US" w:eastAsia="en-US" w:bidi="ar-SA"/>
    </w:rPr>
  </w:style>
  <w:style w:type="character" w:customStyle="1" w:styleId="RegionMarkerTok">
    <w:name w:val="RegionMarkerTok"/>
    <w:basedOn w:val="VerbatimChar"/>
    <w:rsid w:val="006830B8"/>
    <w:rPr>
      <w:rFonts w:ascii="Consolas" w:eastAsiaTheme="minorHAnsi" w:hAnsi="Consolas" w:cstheme="minorBidi"/>
      <w:b/>
      <w:bCs/>
      <w:iCs/>
      <w:sz w:val="20"/>
      <w:szCs w:val="20"/>
      <w:lang w:val="en-US" w:eastAsia="en-US" w:bidi="ar-SA"/>
    </w:rPr>
  </w:style>
  <w:style w:type="character" w:customStyle="1" w:styleId="InformationTok">
    <w:name w:val="InformationTok"/>
    <w:basedOn w:val="VerbatimChar"/>
    <w:rsid w:val="006830B8"/>
    <w:rPr>
      <w:rFonts w:ascii="Consolas" w:eastAsiaTheme="minorHAnsi" w:hAnsi="Consolas" w:cstheme="minorBidi"/>
      <w:b w:val="0"/>
      <w:bCs/>
      <w:i/>
      <w:iCs/>
      <w:color w:val="60A0B0"/>
      <w:sz w:val="20"/>
      <w:szCs w:val="20"/>
      <w:lang w:val="en-US" w:eastAsia="en-US" w:bidi="ar-SA"/>
    </w:rPr>
  </w:style>
  <w:style w:type="character" w:customStyle="1" w:styleId="WarningTok">
    <w:name w:val="WarningTok"/>
    <w:basedOn w:val="VerbatimChar"/>
    <w:rsid w:val="006830B8"/>
    <w:rPr>
      <w:rFonts w:ascii="Consolas" w:eastAsiaTheme="minorHAnsi" w:hAnsi="Consolas" w:cstheme="minorBidi"/>
      <w:b w:val="0"/>
      <w:bCs/>
      <w:i/>
      <w:iCs/>
      <w:color w:val="60A0B0"/>
      <w:sz w:val="20"/>
      <w:szCs w:val="20"/>
      <w:lang w:val="en-US" w:eastAsia="en-US" w:bidi="ar-SA"/>
    </w:rPr>
  </w:style>
  <w:style w:type="character" w:customStyle="1" w:styleId="AlertTok">
    <w:name w:val="AlertTok"/>
    <w:basedOn w:val="VerbatimChar"/>
    <w:rsid w:val="006830B8"/>
    <w:rPr>
      <w:rFonts w:ascii="Consolas" w:eastAsiaTheme="minorHAnsi" w:hAnsi="Consolas" w:cstheme="minorBidi"/>
      <w:b w:val="0"/>
      <w:bCs/>
      <w:iCs/>
      <w:color w:val="FF0000"/>
      <w:sz w:val="20"/>
      <w:szCs w:val="20"/>
      <w:lang w:val="en-US" w:eastAsia="en-US" w:bidi="ar-SA"/>
    </w:rPr>
  </w:style>
  <w:style w:type="character" w:customStyle="1" w:styleId="ErrorTok">
    <w:name w:val="ErrorTok"/>
    <w:basedOn w:val="VerbatimChar"/>
    <w:rsid w:val="006830B8"/>
    <w:rPr>
      <w:rFonts w:ascii="Consolas" w:eastAsiaTheme="minorHAnsi" w:hAnsi="Consolas" w:cstheme="minorBidi"/>
      <w:b w:val="0"/>
      <w:bCs/>
      <w:iCs/>
      <w:color w:val="FF0000"/>
      <w:sz w:val="20"/>
      <w:szCs w:val="20"/>
      <w:lang w:val="en-US" w:eastAsia="en-US" w:bidi="ar-SA"/>
    </w:rPr>
  </w:style>
  <w:style w:type="character" w:customStyle="1" w:styleId="NormalTok">
    <w:name w:val="NormalTok"/>
    <w:basedOn w:val="VerbatimChar"/>
    <w:rsid w:val="006830B8"/>
    <w:rPr>
      <w:rFonts w:ascii="Consolas" w:eastAsiaTheme="minorHAnsi" w:hAnsi="Consolas" w:cstheme="minorBidi"/>
      <w:b/>
      <w:bCs/>
      <w:iCs/>
      <w:sz w:val="20"/>
      <w:szCs w:val="20"/>
      <w:lang w:val="en-US" w:eastAsia="en-US" w:bidi="ar-SA"/>
    </w:rPr>
  </w:style>
  <w:style w:type="paragraph" w:styleId="TOC1">
    <w:name w:val="toc 1"/>
    <w:basedOn w:val="Normal"/>
    <w:next w:val="Normal"/>
    <w:autoRedefine/>
    <w:uiPriority w:val="39"/>
    <w:rsid w:val="006830B8"/>
    <w:pPr>
      <w:spacing w:before="0" w:after="100" w:line="240" w:lineRule="auto"/>
      <w:jc w:val="left"/>
    </w:pPr>
    <w:rPr>
      <w:rFonts w:asciiTheme="minorHAnsi" w:eastAsiaTheme="minorHAnsi" w:hAnsiTheme="minorHAnsi" w:cstheme="minorBidi"/>
      <w:lang w:val="en-US" w:eastAsia="en-US" w:bidi="ar-SA"/>
    </w:rPr>
  </w:style>
  <w:style w:type="paragraph" w:styleId="TOC2">
    <w:name w:val="toc 2"/>
    <w:basedOn w:val="Normal"/>
    <w:next w:val="Normal"/>
    <w:autoRedefine/>
    <w:uiPriority w:val="39"/>
    <w:rsid w:val="006830B8"/>
    <w:pPr>
      <w:spacing w:before="0" w:after="100" w:line="240" w:lineRule="auto"/>
      <w:ind w:left="240"/>
      <w:jc w:val="left"/>
    </w:pPr>
    <w:rPr>
      <w:rFonts w:asciiTheme="minorHAnsi" w:eastAsiaTheme="minorHAnsi" w:hAnsiTheme="minorHAnsi" w:cstheme="minorBidi"/>
      <w:lang w:val="en-US" w:eastAsia="en-US" w:bidi="ar-SA"/>
    </w:rPr>
  </w:style>
  <w:style w:type="paragraph" w:styleId="TOC3">
    <w:name w:val="toc 3"/>
    <w:basedOn w:val="Normal"/>
    <w:next w:val="Normal"/>
    <w:autoRedefine/>
    <w:uiPriority w:val="39"/>
    <w:rsid w:val="006830B8"/>
    <w:pPr>
      <w:spacing w:before="0" w:after="100" w:line="240" w:lineRule="auto"/>
      <w:ind w:left="480"/>
      <w:jc w:val="left"/>
    </w:pPr>
    <w:rPr>
      <w:rFonts w:asciiTheme="minorHAnsi" w:eastAsiaTheme="minorHAnsi" w:hAnsiTheme="minorHAnsi" w:cstheme="minorBidi"/>
      <w:lang w:val="en-US" w:eastAsia="en-US" w:bidi="ar-SA"/>
    </w:rPr>
  </w:style>
  <w:style w:type="character" w:styleId="FollowedHyperlink">
    <w:name w:val="FollowedHyperlink"/>
    <w:basedOn w:val="DefaultParagraphFont"/>
    <w:uiPriority w:val="99"/>
    <w:semiHidden/>
    <w:unhideWhenUsed/>
    <w:rsid w:val="001F58C0"/>
    <w:rPr>
      <w:color w:val="96607D" w:themeColor="followedHyperlink"/>
      <w:u w:val="single"/>
    </w:rPr>
  </w:style>
  <w:style w:type="paragraph" w:customStyle="1" w:styleId="Tabletext">
    <w:name w:val="Table text"/>
    <w:basedOn w:val="TableCaption"/>
    <w:qFormat/>
    <w:rsid w:val="00550B97"/>
    <w:rPr>
      <w:b w:val="0"/>
      <w:bCs w:val="0"/>
    </w:rPr>
  </w:style>
  <w:style w:type="paragraph" w:styleId="Revision">
    <w:name w:val="Revision"/>
    <w:hidden/>
    <w:uiPriority w:val="99"/>
    <w:semiHidden/>
    <w:rsid w:val="00904B4A"/>
    <w:rPr>
      <w:rFonts w:ascii="Aptos" w:hAnsi="Aptos"/>
      <w:sz w:val="24"/>
      <w:szCs w:val="24"/>
    </w:rPr>
  </w:style>
  <w:style w:type="character" w:styleId="CommentReference">
    <w:name w:val="annotation reference"/>
    <w:basedOn w:val="DefaultParagraphFont"/>
    <w:uiPriority w:val="99"/>
    <w:semiHidden/>
    <w:unhideWhenUsed/>
    <w:rsid w:val="00040900"/>
    <w:rPr>
      <w:sz w:val="16"/>
      <w:szCs w:val="16"/>
    </w:rPr>
  </w:style>
  <w:style w:type="paragraph" w:styleId="CommentText">
    <w:name w:val="annotation text"/>
    <w:basedOn w:val="Normal"/>
    <w:link w:val="CommentTextChar"/>
    <w:uiPriority w:val="99"/>
    <w:unhideWhenUsed/>
    <w:rsid w:val="00040900"/>
    <w:pPr>
      <w:spacing w:line="240" w:lineRule="auto"/>
    </w:pPr>
    <w:rPr>
      <w:sz w:val="20"/>
      <w:szCs w:val="20"/>
    </w:rPr>
  </w:style>
  <w:style w:type="character" w:customStyle="1" w:styleId="CommentTextChar">
    <w:name w:val="Comment Text Char"/>
    <w:basedOn w:val="DefaultParagraphFont"/>
    <w:link w:val="CommentText"/>
    <w:uiPriority w:val="99"/>
    <w:rsid w:val="00040900"/>
    <w:rPr>
      <w:rFonts w:ascii="Aptos" w:hAnsi="Aptos"/>
      <w:sz w:val="20"/>
      <w:szCs w:val="20"/>
    </w:rPr>
  </w:style>
  <w:style w:type="paragraph" w:styleId="CommentSubject">
    <w:name w:val="annotation subject"/>
    <w:basedOn w:val="CommentText"/>
    <w:next w:val="CommentText"/>
    <w:link w:val="CommentSubjectChar"/>
    <w:uiPriority w:val="99"/>
    <w:semiHidden/>
    <w:unhideWhenUsed/>
    <w:rsid w:val="00040900"/>
    <w:rPr>
      <w:b/>
      <w:bCs/>
    </w:rPr>
  </w:style>
  <w:style w:type="character" w:customStyle="1" w:styleId="CommentSubjectChar">
    <w:name w:val="Comment Subject Char"/>
    <w:basedOn w:val="CommentTextChar"/>
    <w:link w:val="CommentSubject"/>
    <w:uiPriority w:val="99"/>
    <w:semiHidden/>
    <w:rsid w:val="00040900"/>
    <w:rPr>
      <w:rFonts w:ascii="Aptos" w:hAnsi="Aptos"/>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7.png"/><Relationship Id="rId26" Type="http://schemas.openxmlformats.org/officeDocument/2006/relationships/hyperlink" Target="https://doi.org/10.1007/978-1-4614-9411-9" TargetMode="External"/><Relationship Id="rId3" Type="http://schemas.openxmlformats.org/officeDocument/2006/relationships/styles" Target="styles.xml"/><Relationship Id="rId21" Type="http://schemas.openxmlformats.org/officeDocument/2006/relationships/hyperlink" Target="https://doi.org/10.1017/s0266466600006277" TargetMode="External"/><Relationship Id="rId34"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6.png"/><Relationship Id="rId25" Type="http://schemas.openxmlformats.org/officeDocument/2006/relationships/hyperlink" Target="https://doi.org/10.3390/en13123123" TargetMode="External"/><Relationship Id="rId33" Type="http://schemas.openxmlformats.org/officeDocument/2006/relationships/fontTable" Target="fontTable.xm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hyperlink" Target="https://doi.org/10.2307/1906813" TargetMode="External"/><Relationship Id="rId29" Type="http://schemas.openxmlformats.org/officeDocument/2006/relationships/hyperlink" Target="https://doi.org/10.1016/j.energy.2021.11996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2307/1913643" TargetMode="External"/><Relationship Id="rId32" Type="http://schemas.openxmlformats.org/officeDocument/2006/relationships/footer" Target="footer1.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hyperlink" Target="https://doi.org/10.1016/j.ijforecast.2016.02.001" TargetMode="External"/><Relationship Id="rId28" Type="http://schemas.openxmlformats.org/officeDocument/2006/relationships/hyperlink" Target="https://doi.org/10.1016/j.ijforecast.2014.08.008" TargetMode="Externa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microsoft.com/office/2011/relationships/commentsExtended" Target="commentsExtended.xml"/><Relationship Id="rId22" Type="http://schemas.openxmlformats.org/officeDocument/2006/relationships/hyperlink" Target="https://doi.org/10.1016/j.ijforecast.2015.11.011" TargetMode="External"/><Relationship Id="rId27" Type="http://schemas.openxmlformats.org/officeDocument/2006/relationships/hyperlink" Target="https://doi.org/10.1016/j.apenergy.2018.10.078" TargetMode="External"/><Relationship Id="rId30" Type="http://schemas.openxmlformats.org/officeDocument/2006/relationships/hyperlink" Target="https://doi.org/10.1016/j.epsr.2021.107723" TargetMode="External"/><Relationship Id="rId35" Type="http://schemas.openxmlformats.org/officeDocument/2006/relationships/theme" Target="theme/theme1.xml"/><Relationship Id="rId8" Type="http://schemas.openxmlformats.org/officeDocument/2006/relationships/image" Target="media/image1.png"/></Relationships>
</file>

<file path=word/_rels/footnotes.xml.rels><?xml version="1.0" encoding="UTF-8" standalone="yes"?>
<Relationships xmlns="http://schemas.openxmlformats.org/package/2006/relationships"><Relationship Id="rId3" Type="http://schemas.openxmlformats.org/officeDocument/2006/relationships/hyperlink" Target="https://ims.gov.il/he/data_gov" TargetMode="External"/><Relationship Id="rId2" Type="http://schemas.openxmlformats.org/officeDocument/2006/relationships/hyperlink" Target="https://www.noga-iso.co.il/statistics/annual-hourlyconsumption-data/" TargetMode="External"/><Relationship Id="rId1" Type="http://schemas.openxmlformats.org/officeDocument/2006/relationships/hyperlink" Target="https://github.com/gkutiel/noga" TargetMode="External"/><Relationship Id="rId4" Type="http://schemas.openxmlformats.org/officeDocument/2006/relationships/hyperlink" Target="https://docs.pytorch.org/docs/2.13/generated/torch.nn.LeakyReLU.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85C8E-C48C-486F-8735-48E3CE796D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33</Pages>
  <Words>10646</Words>
  <Characters>60685</Characters>
  <Application>Microsoft Office Word</Application>
  <DocSecurity>0</DocSecurity>
  <Lines>505</Lines>
  <Paragraphs>142</Paragraphs>
  <ScaleCrop>false</ScaleCrop>
  <Company/>
  <LinksUpToDate>false</LinksUpToDate>
  <CharactersWithSpaces>71189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Or Aleksandrowicz</cp:lastModifiedBy>
  <cp:revision>204</cp:revision>
  <dcterms:created xsi:type="dcterms:W3CDTF">2026-08-08T15:33:00Z</dcterms:created>
  <dcterms:modified xsi:type="dcterms:W3CDTF">2026-08-08T19:13:00Z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94ce9a5c-cb35-4e98-a5ec-280bdf232e05</vt:lpwstr>
  </property>
</Properties>
</file>